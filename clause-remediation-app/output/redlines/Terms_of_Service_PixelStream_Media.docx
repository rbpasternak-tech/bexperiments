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PixelStream Media</w:t>
      </w:r>
    </w:p>
    <w:p>
      <w:pPr>
        <w:spacing w:after="200"/>
        <w:jc w:val="center"/>
      </w:pPr>
      <w:r>
        <w:t xml:space="preserve">Effective Date: March 1, 2026</w:t>
      </w:r>
    </w:p>
    <w:p>
      <w:pPr>
        <w:spacing w:after="400"/>
      </w:pPr>
    </w:p>
    <w:p>
      <w:pPr>
        <w:pStyle w:val="Heading2"/>
        <w:spacing w:after="200"/>
      </w:pPr>
      <w:r>
        <w:t xml:space="preserve">1. Acceptance of Terms</w:t>
      </w:r>
    </w:p>
    <w:p>
      <w:pPr>
        <w:spacing w:after="200"/>
      </w:pPr>
      <w:r>
        <w:t xml:space="preserve">By accessing or using the video streaming and content delivery platform provided by PixelStream Media ("Company," "we," "us," or "our") through pixelstream.tv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PixelStream Media provides a video streaming and content delivery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PixelStream Media and its licensors. The Service is protected by copyright, trademark, and other laws of both the United States and foreign countries. Our trademarks and trade dress may not be used in connection with any product or service without the prior written consent of PixelStream Media.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PixelStream Media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pixelstream.tv/privacy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PIXELSTREAM MEDIA,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PixelStream Media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 xml:space="preserve">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w:t>
      </w:r>
      <w:del w:id="100" w:author="Managed Agents Demo" w:date="2026-05-29T16:04:10Z">
        <w:r>
          <w:delText xml:space="preserve">its Commercial Arbitration Rules</w:delText>
        </w:r>
      </w:del>
      <w:ins w:id="101" w:author="Managed Agents Demo" w:date="2026-05-29T16:04:10Z">
        <w:r>
          <w:t xml:space="preserve">its Commercial Arbitration Rules (2024)</w:t>
        </w:r>
      </w:ins>
      <w:r>
        <w:t xml:space="preserve">.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legal@pixelstream.tv or write to PixelStream Media,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PixelStream Media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2026-03-24T23:53:47.947Z</dcterms:created>
  <dcterms:modified xsi:type="dcterms:W3CDTF">2026-03-24T23:53:47.947Z</dcterms:modified>
</cp:coreProperties>
</file>

<file path=docProps/custom.xml><?xml version="1.0" encoding="utf-8"?>
<Properties xmlns="http://schemas.openxmlformats.org/officeDocument/2006/custom-properties" xmlns:vt="http://schemas.openxmlformats.org/officeDocument/2006/docPropsVTypes"/>
</file>