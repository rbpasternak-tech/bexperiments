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EXHIBIT 10.1</w:t>
      </w:r>
    </w:p>
    <w:p/>
    <w:p/>
    <w:p/>
    <w:p/>
    <w:p/>
    <w:p/>
    <w:p/>
    <w:p/>
    <w:p>
      <w:r>
        <w:t>Portions of this Exhibit have been redacted pursuant to a request for</w:t>
      </w:r>
    </w:p>
    <w:p>
      <w:r>
        <w:t>confidential treatment</w:t>
      </w:r>
    </w:p>
    <w:p>
      <w:r>
        <w:t>under Rule 24b-2 of the General Rules and Regulations under the Securities</w:t>
      </w:r>
    </w:p>
    <w:p>
      <w:r>
        <w:t>Exchange Act.</w:t>
      </w:r>
    </w:p>
    <w:p>
      <w:r>
        <w:t>Omitted information marked “******” in this Exhibit has been filed with the</w:t>
      </w:r>
    </w:p>
    <w:p>
      <w:r>
        <w:t>Securities and</w:t>
      </w:r>
    </w:p>
    <w:p>
      <w:r>
        <w:t>Exchange Commission together with such request for confidential treatment.</w:t>
      </w:r>
    </w:p>
    <w:p/>
    <w:p/>
    <w:p/>
    <w:p/>
    <w:p/>
    <w:p/>
    <w:p/>
    <w:p/>
    <w:p/>
    <w:p/>
    <w:p/>
    <w:p/>
    <w:p>
      <w:r>
        <w:t>FIFTEENTH AMENDMENT TO COAL SUPPLY AGREEMENT</w:t>
      </w:r>
    </w:p>
    <w:p/>
    <w:p/>
    <w:p/>
    <w:p/>
    <w:p/>
    <w:p/>
    <w:p/>
    <w:p/>
    <w:p>
      <w:r>
        <w:t>between</w:t>
      </w:r>
    </w:p>
    <w:p/>
    <w:p/>
    <w:p/>
    <w:p/>
    <w:p/>
    <w:p/>
    <w:p/>
    <w:p/>
    <w:p>
      <w:r>
        <w:t>PACIFICORP</w:t>
      </w:r>
    </w:p>
    <w:p/>
    <w:p/>
    <w:p/>
    <w:p/>
    <w:p/>
    <w:p/>
    <w:p>
      <w:r>
        <w:t>and</w:t>
      </w:r>
    </w:p>
    <w:p/>
    <w:p/>
    <w:p/>
    <w:p/>
    <w:p/>
    <w:p/>
    <w:p/>
    <w:p/>
    <w:p>
      <w:r>
        <w:t>CHEVRON MINING INC.</w:t>
      </w:r>
    </w:p>
    <w:p/>
    <w:p/>
    <w:p/>
    <w:p/>
    <w:p/>
    <w:p/>
    <w:p/>
    <w:p/>
    <w:p>
      <w:r>
        <w:t>(AMENDED AND RESTATED AGREEMENT)</w:t>
      </w:r>
    </w:p>
    <w:p/>
    <w:p/>
    <w:p/>
    <w:p/>
    <w:p>
      <w:r>
        <w:t>Amended Effective July 1, 2010</w:t>
      </w:r>
    </w:p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>
      <w:r>
        <w:t>TABLE OF CONTENTS</w:t>
      </w:r>
    </w:p>
    <w:p/>
    <w:p/>
    <w:p/>
    <w:p/>
    <w:p>
      <w:r>
        <w:t>ARTICLE I</w:t>
      </w:r>
    </w:p>
    <w:p>
      <w:r>
        <w:t>TERM</w:t>
      </w:r>
    </w:p>
    <w:p>
      <w:r>
        <w:t>2</w:t>
      </w:r>
    </w:p>
    <w:p/>
    <w:p/>
    <w:p>
      <w:r>
        <w:t>ARTICLE II</w:t>
      </w:r>
    </w:p>
    <w:p>
      <w:r>
        <w:t>SOURCE OF COAL</w:t>
      </w:r>
    </w:p>
    <w:p>
      <w:r>
        <w:t>2</w:t>
      </w:r>
    </w:p>
    <w:p/>
    <w:p/>
    <w:p>
      <w:r>
        <w:t>2.01</w:t>
      </w:r>
    </w:p>
    <w:p>
      <w:r>
        <w:t>Kemmerer Mine</w:t>
      </w:r>
    </w:p>
    <w:p>
      <w:r>
        <w:t>2</w:t>
      </w:r>
    </w:p>
    <w:p/>
    <w:p/>
    <w:p>
      <w:r>
        <w:t>2.02</w:t>
      </w:r>
    </w:p>
    <w:p>
      <w:r>
        <w:t>Substitute Coal</w:t>
      </w:r>
    </w:p>
    <w:p>
      <w:r>
        <w:t>2</w:t>
      </w:r>
    </w:p>
    <w:p/>
    <w:p/>
    <w:p>
      <w:r>
        <w:t>ARTICLE III</w:t>
      </w:r>
    </w:p>
    <w:p>
      <w:r>
        <w:t>QUANTITIES TO BE SUPPLIED</w:t>
      </w:r>
    </w:p>
    <w:p>
      <w:r>
        <w:t>3</w:t>
      </w:r>
    </w:p>
    <w:p/>
    <w:p/>
    <w:p>
      <w:r>
        <w:t>3.01</w:t>
      </w:r>
    </w:p>
    <w:p>
      <w:r>
        <w:t>Ton</w:t>
      </w:r>
    </w:p>
    <w:p>
      <w:r>
        <w:t>3</w:t>
      </w:r>
    </w:p>
    <w:p/>
    <w:p/>
    <w:p>
      <w:r>
        <w:t>3.02</w:t>
      </w:r>
    </w:p>
    <w:p>
      <w:r>
        <w:t>Requirements</w:t>
      </w:r>
    </w:p>
    <w:p>
      <w:r>
        <w:t>3</w:t>
      </w:r>
    </w:p>
    <w:p/>
    <w:p/>
    <w:p>
      <w:r>
        <w:t>3.03</w:t>
      </w:r>
    </w:p>
    <w:p>
      <w:r>
        <w:t>Forecast of Requirements</w:t>
      </w:r>
    </w:p>
    <w:p>
      <w:r>
        <w:t>6</w:t>
      </w:r>
    </w:p>
    <w:p/>
    <w:p/>
    <w:p>
      <w:r>
        <w:t>3.04.</w:t>
      </w:r>
    </w:p>
    <w:p>
      <w:r>
        <w:t>Delivery of Requirements</w:t>
      </w:r>
    </w:p>
    <w:p>
      <w:r>
        <w:t>7</w:t>
      </w:r>
    </w:p>
    <w:p/>
    <w:p/>
    <w:p>
      <w:r>
        <w:t>3.05</w:t>
      </w:r>
    </w:p>
    <w:p>
      <w:r>
        <w:t>Minimum Deliveries</w:t>
      </w:r>
    </w:p>
    <w:p>
      <w:r>
        <w:t>8</w:t>
      </w:r>
    </w:p>
    <w:p/>
    <w:p/>
    <w:p>
      <w:r>
        <w:t>3.06</w:t>
      </w:r>
    </w:p>
    <w:p>
      <w:r>
        <w:t>Point of Delivery</w:t>
      </w:r>
    </w:p>
    <w:p>
      <w:r>
        <w:t>8</w:t>
      </w:r>
    </w:p>
    <w:p/>
    <w:p/>
    <w:p>
      <w:r>
        <w:t>3.07</w:t>
      </w:r>
    </w:p>
    <w:p>
      <w:r>
        <w:t>Scheduling</w:t>
      </w:r>
    </w:p>
    <w:p>
      <w:r>
        <w:t>8</w:t>
      </w:r>
    </w:p>
    <w:p/>
    <w:p/>
    <w:p>
      <w:r>
        <w:t>3.08</w:t>
      </w:r>
    </w:p>
    <w:p>
      <w:r>
        <w:t>Facilities</w:t>
      </w:r>
    </w:p>
    <w:p>
      <w:r>
        <w:t>9</w:t>
      </w:r>
    </w:p>
    <w:p/>
    <w:p/>
    <w:p>
      <w:r>
        <w:t>3.09</w:t>
      </w:r>
    </w:p>
    <w:p>
      <w:r>
        <w:t>Reliability</w:t>
      </w:r>
    </w:p>
    <w:p>
      <w:r>
        <w:t>9</w:t>
      </w:r>
    </w:p>
    <w:p/>
    <w:p/>
    <w:p>
      <w:r>
        <w:t>ARTICLE IV</w:t>
      </w:r>
    </w:p>
    <w:p>
      <w:r>
        <w:t>COAL SPECIFICATIONS, ANALYSIS AND WEIGHTS</w:t>
      </w:r>
    </w:p>
    <w:p>
      <w:r>
        <w:t>12</w:t>
      </w:r>
    </w:p>
    <w:p/>
    <w:p/>
    <w:p>
      <w:r>
        <w:t>4.01</w:t>
      </w:r>
    </w:p>
    <w:p>
      <w:r>
        <w:t>Coal Specifications</w:t>
      </w:r>
    </w:p>
    <w:p>
      <w:r>
        <w:t>12</w:t>
      </w:r>
    </w:p>
    <w:p/>
    <w:p/>
    <w:p>
      <w:r>
        <w:t>4.02</w:t>
      </w:r>
    </w:p>
    <w:p>
      <w:r>
        <w:t>Sampling and Analysis</w:t>
      </w:r>
    </w:p>
    <w:p>
      <w:r>
        <w:t>16</w:t>
      </w:r>
    </w:p>
    <w:p/>
    <w:p/>
    <w:p>
      <w:r>
        <w:t>4.03</w:t>
      </w:r>
    </w:p>
    <w:p>
      <w:r>
        <w:t>Weighing</w:t>
      </w:r>
    </w:p>
    <w:p>
      <w:r>
        <w:t>18</w:t>
      </w:r>
    </w:p>
    <w:p/>
    <w:p/>
    <w:p>
      <w:r>
        <w:t>4.04</w:t>
      </w:r>
    </w:p>
    <w:p>
      <w:r>
        <w:t>Buyer's Remedies When Coal Does Not Meet Specifications</w:t>
      </w:r>
    </w:p>
    <w:p>
      <w:r>
        <w:t>18</w:t>
      </w:r>
    </w:p>
    <w:p/>
    <w:p/>
    <w:p>
      <w:r>
        <w:t>4.05</w:t>
      </w:r>
    </w:p>
    <w:p>
      <w:r>
        <w:t>Premiums</w:t>
      </w:r>
    </w:p>
    <w:p>
      <w:r>
        <w:t>20</w:t>
      </w:r>
    </w:p>
    <w:p/>
    <w:p/>
    <w:p>
      <w:r>
        <w:t>4.06</w:t>
      </w:r>
    </w:p>
    <w:p>
      <w:r>
        <w:t>Penalty and Premium Adjustment.</w:t>
      </w:r>
    </w:p>
    <w:p>
      <w:r>
        <w:t>20</w:t>
      </w:r>
    </w:p>
    <w:p/>
    <w:p/>
    <w:p>
      <w:r>
        <w:t>4.07</w:t>
      </w:r>
    </w:p>
    <w:p>
      <w:r>
        <w:t>Seller's Suspension of Deliveries</w:t>
      </w:r>
    </w:p>
    <w:p>
      <w:r>
        <w:t>21</w:t>
      </w:r>
    </w:p>
    <w:p/>
    <w:p/>
    <w:p>
      <w:r>
        <w:t>4.08</w:t>
      </w:r>
    </w:p>
    <w:p>
      <w:r>
        <w:t>Joint Task Force</w:t>
      </w:r>
    </w:p>
    <w:p>
      <w:r>
        <w:t>21</w:t>
      </w:r>
    </w:p>
    <w:p/>
    <w:p/>
    <w:p>
      <w:r>
        <w:t>4.09</w:t>
      </w:r>
    </w:p>
    <w:p>
      <w:r>
        <w:t>Buyer's Cost of Cover</w:t>
      </w:r>
    </w:p>
    <w:p>
      <w:r>
        <w:t>21</w:t>
      </w:r>
    </w:p>
    <w:p/>
    <w:p/>
    <w:p>
      <w:r>
        <w:t>ARTICLE V</w:t>
      </w:r>
    </w:p>
    <w:p>
      <w:r>
        <w:t>PRICE; PRICE ADJUSTMENTS</w:t>
      </w:r>
    </w:p>
    <w:p>
      <w:r>
        <w:t>22</w:t>
      </w:r>
    </w:p>
    <w:p/>
    <w:p/>
    <w:p>
      <w:r>
        <w:t>5.01</w:t>
      </w:r>
    </w:p>
    <w:p>
      <w:r>
        <w:t>Pricing</w:t>
      </w:r>
    </w:p>
    <w:p>
      <w:r>
        <w:t>22</w:t>
      </w:r>
    </w:p>
    <w:p/>
    <w:p/>
    <w:p>
      <w:r>
        <w:t>5.02</w:t>
      </w:r>
    </w:p>
    <w:p>
      <w:r>
        <w:t>Base Prices</w:t>
      </w:r>
    </w:p>
    <w:p>
      <w:r>
        <w:t>22</w:t>
      </w:r>
    </w:p>
    <w:p/>
    <w:p/>
    <w:p>
      <w:r>
        <w:t>5.03</w:t>
      </w:r>
    </w:p>
    <w:p>
      <w:r>
        <w:t>Adjustment from Base Prices to Calculate Purchase Prices</w:t>
      </w:r>
    </w:p>
    <w:p>
      <w:r>
        <w:t>22</w:t>
      </w:r>
    </w:p>
    <w:p/>
    <w:p/>
    <w:p>
      <w:r>
        <w:t>5.04</w:t>
      </w:r>
    </w:p>
    <w:p>
      <w:r>
        <w:t>Reclamation Payment</w:t>
      </w:r>
    </w:p>
    <w:p>
      <w:r>
        <w:t>26</w:t>
      </w:r>
    </w:p>
    <w:p/>
    <w:p/>
    <w:p>
      <w:r>
        <w:t>5.05</w:t>
      </w:r>
    </w:p>
    <w:p>
      <w:r>
        <w:t>Use of Indices</w:t>
      </w:r>
    </w:p>
    <w:p>
      <w:r>
        <w:t>26</w:t>
      </w:r>
    </w:p>
    <w:p/>
    <w:p/>
    <w:p>
      <w:r>
        <w:t>5.06</w:t>
      </w:r>
    </w:p>
    <w:p>
      <w:r>
        <w:t>BTU Variations</w:t>
      </w:r>
    </w:p>
    <w:p>
      <w:r>
        <w:t>26</w:t>
      </w:r>
    </w:p>
    <w:p/>
    <w:p/>
    <w:p>
      <w:r>
        <w:t>5.07</w:t>
      </w:r>
    </w:p>
    <w:p>
      <w:r>
        <w:t>Purchase Price Reset</w:t>
      </w:r>
    </w:p>
    <w:p>
      <w:r>
        <w:t>27</w:t>
      </w:r>
    </w:p>
    <w:p/>
    <w:p/>
    <w:p>
      <w:r>
        <w:t>ARTICLE VI</w:t>
      </w:r>
    </w:p>
    <w:p>
      <w:r>
        <w:t>BILLING AND PAYMENT</w:t>
      </w:r>
    </w:p>
    <w:p>
      <w:r>
        <w:t>28</w:t>
      </w:r>
    </w:p>
    <w:p/>
    <w:p/>
    <w:p>
      <w:r>
        <w:t>6.01</w:t>
      </w:r>
    </w:p>
    <w:p>
      <w:r>
        <w:t>Invoices</w:t>
      </w:r>
    </w:p>
    <w:p>
      <w:r>
        <w:t>28</w:t>
      </w:r>
    </w:p>
    <w:p/>
    <w:p/>
    <w:p>
      <w:r>
        <w:t>6.02</w:t>
      </w:r>
    </w:p>
    <w:p>
      <w:r>
        <w:t>Adjustments</w:t>
      </w:r>
    </w:p>
    <w:p>
      <w:r>
        <w:t>29</w:t>
      </w:r>
    </w:p>
    <w:p/>
    <w:p/>
    <w:p>
      <w:r>
        <w:t>ARTICLE VII</w:t>
      </w:r>
    </w:p>
    <w:p>
      <w:r>
        <w:t>RECORDS AND AUDITS</w:t>
      </w:r>
    </w:p>
    <w:p>
      <w:r>
        <w:t>29</w:t>
      </w:r>
    </w:p>
    <w:p/>
    <w:p/>
    <w:p>
      <w:r>
        <w:t>7.01</w:t>
      </w:r>
    </w:p>
    <w:p>
      <w:r>
        <w:t>Accounting Audit</w:t>
      </w:r>
    </w:p>
    <w:p>
      <w:r>
        <w:t>29</w:t>
      </w:r>
    </w:p>
    <w:p/>
    <w:p/>
    <w:p>
      <w:r>
        <w:t>7.02</w:t>
      </w:r>
    </w:p>
    <w:p>
      <w:r>
        <w:t>Adjustments and Payments</w:t>
      </w:r>
    </w:p>
    <w:p>
      <w:r>
        <w:t>29</w:t>
      </w:r>
    </w:p>
    <w:p/>
    <w:p/>
    <w:p>
      <w:r>
        <w:t>7.03</w:t>
      </w:r>
    </w:p>
    <w:p>
      <w:r>
        <w:t>Examination of Records</w:t>
      </w:r>
    </w:p>
    <w:p>
      <w:r>
        <w:t>30</w:t>
      </w:r>
    </w:p>
    <w:p/>
    <w:p/>
    <w:p>
      <w:r>
        <w:t>ARTICLE VIII</w:t>
      </w:r>
    </w:p>
    <w:p>
      <w:r>
        <w:t>EXCUSE</w:t>
      </w:r>
    </w:p>
    <w:p>
      <w:r>
        <w:t>30</w:t>
      </w:r>
    </w:p>
    <w:p/>
    <w:p/>
    <w:p>
      <w:r>
        <w:t>8.01</w:t>
      </w:r>
    </w:p>
    <w:p>
      <w:r>
        <w:t>General</w:t>
      </w:r>
    </w:p>
    <w:p>
      <w:r>
        <w:t>30</w:t>
      </w:r>
    </w:p>
    <w:p/>
    <w:p/>
    <w:p>
      <w:r>
        <w:t>8.02</w:t>
      </w:r>
    </w:p>
    <w:p>
      <w:r>
        <w:t>Notice</w:t>
      </w:r>
    </w:p>
    <w:p>
      <w:r>
        <w:t>30</w:t>
      </w:r>
    </w:p>
    <w:p/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8.03</w:t>
      </w:r>
    </w:p>
    <w:p>
      <w:r>
        <w:t>Substitute Purchases and Sales</w:t>
      </w:r>
    </w:p>
    <w:p>
      <w:r>
        <w:t>31</w:t>
      </w:r>
    </w:p>
    <w:p/>
    <w:p/>
    <w:p>
      <w:r>
        <w:t>8.04</w:t>
      </w:r>
    </w:p>
    <w:p>
      <w:r>
        <w:t>Pro Rata Apportionment</w:t>
      </w:r>
    </w:p>
    <w:p>
      <w:r>
        <w:t>31</w:t>
      </w:r>
    </w:p>
    <w:p/>
    <w:p/>
    <w:p>
      <w:r>
        <w:t>8.05</w:t>
      </w:r>
    </w:p>
    <w:p>
      <w:r>
        <w:t>No Make-up</w:t>
      </w:r>
    </w:p>
    <w:p>
      <w:r>
        <w:t>31</w:t>
      </w:r>
    </w:p>
    <w:p/>
    <w:p/>
    <w:p>
      <w:r>
        <w:t>8.06</w:t>
      </w:r>
    </w:p>
    <w:p>
      <w:r>
        <w:t>Calculation of Excuse Tons</w:t>
      </w:r>
    </w:p>
    <w:p>
      <w:r>
        <w:t>31</w:t>
      </w:r>
    </w:p>
    <w:p/>
    <w:p/>
    <w:p>
      <w:r>
        <w:t>ARTICLE IX</w:t>
      </w:r>
    </w:p>
    <w:p>
      <w:r>
        <w:t>SUCCESSORS AND ASSIGNS</w:t>
      </w:r>
    </w:p>
    <w:p>
      <w:r>
        <w:t>32</w:t>
      </w:r>
    </w:p>
    <w:p/>
    <w:p/>
    <w:p>
      <w:r>
        <w:t>9.01</w:t>
      </w:r>
    </w:p>
    <w:p>
      <w:r>
        <w:t>Assignment</w:t>
      </w:r>
    </w:p>
    <w:p>
      <w:r>
        <w:t>32</w:t>
      </w:r>
    </w:p>
    <w:p/>
    <w:p/>
    <w:p>
      <w:r>
        <w:t>9.02</w:t>
      </w:r>
    </w:p>
    <w:p>
      <w:r>
        <w:t>Assumption by Assignee</w:t>
      </w:r>
    </w:p>
    <w:p>
      <w:r>
        <w:t>32</w:t>
      </w:r>
    </w:p>
    <w:p/>
    <w:p/>
    <w:p>
      <w:r>
        <w:t>ARTICLE X</w:t>
      </w:r>
    </w:p>
    <w:p>
      <w:r>
        <w:t>NOTICES</w:t>
      </w:r>
    </w:p>
    <w:p>
      <w:r>
        <w:t>32</w:t>
      </w:r>
    </w:p>
    <w:p/>
    <w:p/>
    <w:p>
      <w:r>
        <w:t>ARTICLE XI</w:t>
      </w:r>
    </w:p>
    <w:p>
      <w:r>
        <w:t>NONWAIVER; CUMULATIVE REMEDIES</w:t>
      </w:r>
    </w:p>
    <w:p>
      <w:r>
        <w:t>33</w:t>
      </w:r>
    </w:p>
    <w:p/>
    <w:p/>
    <w:p>
      <w:r>
        <w:t>11.01</w:t>
      </w:r>
    </w:p>
    <w:p>
      <w:r>
        <w:t>Nonwaiver</w:t>
      </w:r>
    </w:p>
    <w:p>
      <w:r>
        <w:t>33</w:t>
      </w:r>
    </w:p>
    <w:p/>
    <w:p/>
    <w:p>
      <w:r>
        <w:t>11.02</w:t>
      </w:r>
    </w:p>
    <w:p>
      <w:r>
        <w:t>Remedies Cumulative</w:t>
      </w:r>
    </w:p>
    <w:p>
      <w:r>
        <w:t>33</w:t>
      </w:r>
    </w:p>
    <w:p/>
    <w:p/>
    <w:p>
      <w:r>
        <w:t>ARTICLE XII</w:t>
      </w:r>
    </w:p>
    <w:p>
      <w:r>
        <w:t>RESOLUTION OF DISPUTES: ARBITRATION</w:t>
      </w:r>
    </w:p>
    <w:p>
      <w:r>
        <w:t>33</w:t>
      </w:r>
    </w:p>
    <w:p/>
    <w:p/>
    <w:p>
      <w:r>
        <w:t>12.01</w:t>
      </w:r>
    </w:p>
    <w:p>
      <w:r>
        <w:t>Agreement to Arbitrate</w:t>
      </w:r>
    </w:p>
    <w:p>
      <w:r>
        <w:t>33</w:t>
      </w:r>
    </w:p>
    <w:p/>
    <w:p/>
    <w:p>
      <w:r>
        <w:t>12.02</w:t>
      </w:r>
    </w:p>
    <w:p>
      <w:del w:id="100" w:author="Managed Agents Demo" w:date="2026-05-29T16:04:10Z">
        <w:r>
          <w:delText xml:space="preserve">Submission to Arbitration and Selection of Arbitrators</w:delText>
        </w:r>
      </w:del>
      <w:ins w:id="101" w:author="Managed Agents Demo" w:date="2026-05-29T16:04:10Z">
        <w:r>
          <w:t xml:space="preserve">Submission to Arbitration and Selection of Arbitrators under AAA Commercial Arbitration Rules (2024)</w:t>
        </w:r>
      </w:ins>
    </w:p>
    <w:p>
      <w:r>
        <w:t>33</w:t>
      </w:r>
    </w:p>
    <w:p/>
    <w:p/>
    <w:p>
      <w:r>
        <w:t>12.03</w:t>
      </w:r>
    </w:p>
    <w:p>
      <w:r>
        <w:t>Disputes under Section 5.03(c)</w:t>
      </w:r>
    </w:p>
    <w:p>
      <w:r>
        <w:t>34</w:t>
      </w:r>
    </w:p>
    <w:p/>
    <w:p/>
    <w:p>
      <w:r>
        <w:t>ARTICLE XIII</w:t>
      </w:r>
    </w:p>
    <w:p>
      <w:r>
        <w:t>MISCELLANEOUS</w:t>
      </w:r>
    </w:p>
    <w:p>
      <w:r>
        <w:t>34</w:t>
      </w:r>
    </w:p>
    <w:p/>
    <w:p/>
    <w:p>
      <w:r>
        <w:t>13.01</w:t>
      </w:r>
    </w:p>
    <w:p>
      <w:r>
        <w:t>Applicable Law</w:t>
      </w:r>
    </w:p>
    <w:p>
      <w:r>
        <w:t>34</w:t>
      </w:r>
    </w:p>
    <w:p/>
    <w:p/>
    <w:p>
      <w:r>
        <w:t>13.02</w:t>
      </w:r>
    </w:p>
    <w:p>
      <w:r>
        <w:t>Headings Not to Affect Construction</w:t>
      </w:r>
    </w:p>
    <w:p>
      <w:r>
        <w:t>34</w:t>
      </w:r>
    </w:p>
    <w:p/>
    <w:p/>
    <w:p>
      <w:r>
        <w:t>13.03</w:t>
      </w:r>
    </w:p>
    <w:p>
      <w:r>
        <w:t>Entire Agreement; Termination of Prior Agreement; Amendments</w:t>
      </w:r>
    </w:p>
    <w:p>
      <w:r>
        <w:t>34</w:t>
      </w:r>
    </w:p>
    <w:p/>
    <w:p/>
    <w:p>
      <w:r>
        <w:t>13.04</w:t>
      </w:r>
    </w:p>
    <w:p>
      <w:r>
        <w:t>Severability</w:t>
      </w:r>
    </w:p>
    <w:p>
      <w:r>
        <w:t>34</w:t>
      </w:r>
    </w:p>
    <w:p/>
    <w:p/>
    <w:p>
      <w:r>
        <w:t>13.05</w:t>
      </w:r>
    </w:p>
    <w:p>
      <w:r>
        <w:t>Confidential Information</w:t>
      </w:r>
    </w:p>
    <w:p>
      <w:r>
        <w:t>34</w:t>
      </w:r>
    </w:p>
    <w:p/>
    <w:p/>
    <w:p>
      <w:r>
        <w:t>13.06</w:t>
      </w:r>
    </w:p>
    <w:p>
      <w:r>
        <w:t>Conflicts of Interest</w:t>
      </w:r>
    </w:p>
    <w:p>
      <w:r>
        <w:t>35</w:t>
      </w:r>
    </w:p>
    <w:p/>
    <w:p/>
    <w:p>
      <w:r>
        <w:t>13.07</w:t>
      </w:r>
    </w:p>
    <w:p>
      <w:r>
        <w:t>Defined Term;</w:t>
      </w:r>
    </w:p>
    <w:p>
      <w:r>
        <w:t>36</w:t>
      </w:r>
    </w:p>
    <w:p/>
    <w:p/>
    <w:p>
      <w:r>
        <w:t>13.08</w:t>
      </w:r>
    </w:p>
    <w:p>
      <w:r>
        <w:t>Exhibits, Schedules and Forms</w:t>
      </w:r>
    </w:p>
    <w:p>
      <w:r>
        <w:t>36</w:t>
      </w:r>
    </w:p>
    <w:p/>
    <w:p/>
    <w:p/>
    <w:p/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/>
    <w:p>
      <w:r>
        <w:t>FORMS AND EXHIBITS</w:t>
      </w:r>
    </w:p>
    <w:p/>
    <w:p/>
    <w:p/>
    <w:p/>
    <w:p>
      <w:r>
        <w:t>Forms</w:t>
      </w:r>
    </w:p>
    <w:p/>
    <w:p/>
    <w:p>
      <w:r>
        <w:t>A-1 Form of Initial Estimate</w:t>
      </w:r>
    </w:p>
    <w:p>
      <w:r>
        <w:t>A-2 Form of Final Estimate</w:t>
      </w:r>
    </w:p>
    <w:p>
      <w:r>
        <w:t>A-3 Form of Monthly Report</w:t>
      </w:r>
    </w:p>
    <w:p/>
    <w:p/>
    <w:p/>
    <w:p/>
    <w:p>
      <w:r>
        <w:t>Exhibits</w:t>
      </w:r>
    </w:p>
    <w:p/>
    <w:p/>
    <w:p>
      <w:r>
        <w:t>A.    Examples (Section 4.02(b))</w:t>
      </w:r>
    </w:p>
    <w:p/>
    <w:p/>
    <w:p>
      <w:r>
        <w:t>B.</w:t>
      </w:r>
    </w:p>
    <w:p>
      <w:r>
        <w:t>Pricing Schedules</w:t>
      </w:r>
    </w:p>
    <w:p/>
    <w:p/>
    <w:p/>
    <w:p>
      <w:r>
        <w:t>Schedule B-1: Tier Pricing Calculation For Price Calculated as of January 1,</w:t>
      </w:r>
    </w:p>
    <w:p>
      <w:r>
        <w:t>2010</w:t>
      </w:r>
    </w:p>
    <w:p>
      <w:r>
        <w:t>Schedule B-2: Tier Pricing Calculation For Price Calculated as of February l,</w:t>
      </w:r>
    </w:p>
    <w:p>
      <w:r>
        <w:t>2010</w:t>
      </w:r>
    </w:p>
    <w:p>
      <w:r>
        <w:t>Schedule B-3: Tier Pricing Calculation For Price Calculated as of April 1, 2010</w:t>
      </w:r>
    </w:p>
    <w:p>
      <w:r>
        <w:t>Schedule B-4: Tier Pricing Calculation For Price Effective July 1, 2010</w:t>
      </w:r>
    </w:p>
    <w:p/>
    <w:p/>
    <w:p>
      <w:r>
        <w:t>C.</w:t>
      </w:r>
    </w:p>
    <w:p>
      <w:r>
        <w:t>Pricing Reset Schedules</w:t>
      </w:r>
    </w:p>
    <w:p/>
    <w:p/>
    <w:p/>
    <w:p>
      <w:r>
        <w:t>Schedule 1:    January 1, 2013 Price Reset Example</w:t>
      </w:r>
    </w:p>
    <w:p/>
    <w:p/>
    <w:p>
      <w:r>
        <w:t>Schedule 2:    Tier Pricing Calculation Example For Price Effective January l,</w:t>
      </w:r>
    </w:p>
    <w:p>
      <w:r>
        <w:t>2013 -</w:t>
      </w:r>
    </w:p>
    <w:p>
      <w:r>
        <w:t>EAPP Prior to Reset Calculation</w:t>
      </w:r>
    </w:p>
    <w:p/>
    <w:p/>
    <w:p>
      <w:r>
        <w:t>Schedule 3:    Example of Methodology Used to Calculate Kemmerer Mine Cost for</w:t>
      </w:r>
    </w:p>
    <w:p>
      <w:r>
        <w:t>Calendar Year 2012</w:t>
      </w:r>
    </w:p>
    <w:p/>
    <w:p/>
    <w:p>
      <w:r>
        <w:t>Schedule 4:</w:t>
      </w:r>
    </w:p>
    <w:p>
      <w:r>
        <w:t>Example - Changing Pricing Model to Reflect January 1, 2013 Reset Purchase Price</w:t>
      </w:r>
    </w:p>
    <w:p/>
    <w:p/>
    <w:p/>
    <w:p>
      <w:r>
        <w:t>D.</w:t>
      </w:r>
    </w:p>
    <w:p>
      <w:r>
        <w:t>January 1, 2016 and January l, 2019 Price Reset Example</w:t>
      </w:r>
    </w:p>
    <w:p/>
    <w:p/>
    <w:p/>
    <w:p>
      <w:r>
        <w:t>E.    Over/Under Account Examples</w:t>
      </w:r>
    </w:p>
    <w:p/>
    <w:p/>
    <w:p/>
    <w:p/>
    <w:p/>
    <w:p/>
    <w:p>
      <w:r>
        <w:t>iii</w:t>
      </w:r>
    </w:p>
    <w:p/>
    <w:p/>
    <w:p/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F.</w:t>
      </w:r>
    </w:p>
    <w:p>
      <w:r>
        <w:t>Kemmerer Gross Mine Profit Statement as of December 31, 2009</w:t>
      </w:r>
    </w:p>
    <w:p/>
    <w:p/>
    <w:p/>
    <w:p>
      <w:r>
        <w:t>G.</w:t>
      </w:r>
    </w:p>
    <w:p>
      <w:r>
        <w:t>Key to Indices</w:t>
      </w:r>
    </w:p>
    <w:p/>
    <w:p/>
    <w:p/>
    <w:p>
      <w:r>
        <w:t>H.</w:t>
      </w:r>
    </w:p>
    <w:p>
      <w:r>
        <w:t>Index. to Defined Terms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/>
    <w:p/>
    <w:p/>
    <w:p>
      <w:r>
        <w:t>FIFTEENTH AMENDMENT TO COAL SUPPLY AGREEMENT</w:t>
      </w:r>
    </w:p>
    <w:p/>
    <w:p/>
    <w:p>
      <w:r>
        <w:t>between</w:t>
      </w:r>
    </w:p>
    <w:p>
      <w:r>
        <w:t>PACIFICORP</w:t>
      </w:r>
    </w:p>
    <w:p>
      <w:r>
        <w:t>and</w:t>
      </w:r>
    </w:p>
    <w:p/>
    <w:p/>
    <w:p>
      <w:r>
        <w:t>CHEVRON MINING INC.</w:t>
      </w:r>
    </w:p>
    <w:p>
      <w:r>
        <w:t>(AMENDED AND RESTATED AGREEMENT)</w:t>
      </w:r>
    </w:p>
    <w:p/>
    <w:p/>
    <w:p/>
    <w:p/>
    <w:p/>
    <w:p/>
    <w:p>
      <w:r>
        <w:t>THIS FIFTEENTH AMENDMENT amends and restates the Coal Supply Agreement dated</w:t>
      </w:r>
    </w:p>
    <w:p>
      <w:r>
        <w:t>July 1, 1992 (the "Effective Date"), between CHEVRON MINING INC. (flea The</w:t>
      </w:r>
    </w:p>
    <w:p>
      <w:r>
        <w:t>Pittsburg &amp; Midway Coal Mining Co.), a Missouri corporation with offices in</w:t>
      </w:r>
    </w:p>
    <w:p>
      <w:r>
        <w:t>Englewood, Colorado ("Seller"), and PACIFICORP, an Oregon corporation with</w:t>
      </w:r>
    </w:p>
    <w:p>
      <w:r>
        <w:t>offices in Salt Lake City, Utah ("Buyer"). This Amendment is effective July l,</w:t>
      </w:r>
    </w:p>
    <w:p>
      <w:r>
        <w:t>2010.</w:t>
      </w:r>
    </w:p>
    <w:p/>
    <w:p/>
    <w:p>
      <w:r>
        <w:t>RECITALS</w:t>
      </w:r>
    </w:p>
    <w:p/>
    <w:p/>
    <w:p>
      <w:r>
        <w:t>A.    Seller and Buyer were parties to a Coal Purchase Agreement dated December</w:t>
      </w:r>
    </w:p>
    <w:p>
      <w:r>
        <w:t>30, 1957, as amended November 28, 1961, February 28, 1966, April 13, 1967,</w:t>
      </w:r>
    </w:p>
    <w:p>
      <w:r>
        <w:t>February 28, 1968, April 25, 1974 and May 27, 1983 (the "Prior Agreement").</w:t>
      </w:r>
    </w:p>
    <w:p/>
    <w:p/>
    <w:p>
      <w:r>
        <w:t>B.    Pursuant to a Settlement Agreement effective July 1, 1992, the parties</w:t>
      </w:r>
    </w:p>
    <w:p>
      <w:r>
        <w:t>terminated the Prior Agreement and entered into a Coal Supply Agreement for a</w:t>
      </w:r>
    </w:p>
    <w:p>
      <w:r>
        <w:t>two-stream supply of coal to the Naughton Plant in Lincoln County, Wyoming (the</w:t>
      </w:r>
    </w:p>
    <w:p>
      <w:r>
        <w:t>"Plant"); one stream of lower sulfur coal for Units 1and 2 and the second stream</w:t>
      </w:r>
    </w:p>
    <w:p>
      <w:r>
        <w:t>of higher sulfur coal for Unit 3 (''Two-Stream Delivery").</w:t>
      </w:r>
    </w:p>
    <w:p/>
    <w:p/>
    <w:p>
      <w:r>
        <w:t>C.    The Coal Supply Agreement has been amended by a letter agreement dated</w:t>
      </w:r>
    </w:p>
    <w:p>
      <w:r>
        <w:t>June 30, 1994, a Second Amendment dated August 2, 1994, a Third Amendment dated</w:t>
      </w:r>
    </w:p>
    <w:p>
      <w:r>
        <w:t>December 20, 1994, a letter agreement dated June 16, 1998 (Fourth Amendment), a</w:t>
      </w:r>
    </w:p>
    <w:p>
      <w:r>
        <w:t>Fifth Amendment dated April 14, 2000, a Sixth Amendment dated November 21, 2000,</w:t>
      </w:r>
    </w:p>
    <w:p>
      <w:r>
        <w:t>a letter agreement dated October 1. 2002 (Seventh Amendment), an Eighth</w:t>
      </w:r>
    </w:p>
    <w:p>
      <w:r>
        <w:t>Amendment dated November 19, 2002, a Ninth Amendment dated June 9, 2003, a</w:t>
      </w:r>
    </w:p>
    <w:p>
      <w:r>
        <w:t>letter agreement dated July 21, 2003 (Tenth Amendment), an Eleventh Amendment</w:t>
      </w:r>
    </w:p>
    <w:p>
      <w:r>
        <w:t>dated May 2, 2004, a letter agreement dated May 9, 2005 (Twelfth Amendment), a</w:t>
      </w:r>
    </w:p>
    <w:p>
      <w:r>
        <w:t>letter agreement dated May 11, 2005 (Thirteenth Amendment), and a Fourteenth</w:t>
      </w:r>
    </w:p>
    <w:p>
      <w:r>
        <w:t>Amendment dated October 4, 2005. The Coal Supply Agreement as amended, including</w:t>
      </w:r>
    </w:p>
    <w:p>
      <w:r>
        <w:t>by this Fifteenth Amendment, is the "Agreement."</w:t>
      </w:r>
    </w:p>
    <w:p/>
    <w:p/>
    <w:p>
      <w:r>
        <w:t>D.    Prior to this Fifteenth Amendment, Section 5.07 of the Agreement provided</w:t>
      </w:r>
    </w:p>
    <w:p>
      <w:r>
        <w:t>for a price reopener and a new base price effective January l, 2011. In lieu of</w:t>
      </w:r>
    </w:p>
    <w:p>
      <w:r>
        <w:t>determining the new Purchase Price pursuant to the process set forth in Section</w:t>
      </w:r>
    </w:p>
    <w:p>
      <w:r>
        <w:t>5.07, the parties have negotiated a new Purchase Price to be effective July 1,</w:t>
      </w:r>
    </w:p>
    <w:p>
      <w:r>
        <w:t>2010, as well as a process for calculating and determining the Purchase Price</w:t>
      </w:r>
    </w:p>
    <w:p>
      <w:r>
        <w:t>during the remaining term of the Agreement. As additional consideration for the</w:t>
      </w:r>
    </w:p>
    <w:p>
      <w:r>
        <w:t>execution of this Fifteenth Amendment, the parties have agreed to enter into a</w:t>
      </w:r>
    </w:p>
    <w:p>
      <w:r>
        <w:t>new coal supply agreement for the period from January 1, 2017 through December</w:t>
      </w:r>
    </w:p>
    <w:p>
      <w:r>
        <w:t>31, 2021 (the ''2017 Agreement").</w:t>
      </w:r>
    </w:p>
    <w:p/>
    <w:p/>
    <w:p>
      <w:r>
        <w:t>E.    The parties now desire to amend the Agreement to revise the Purchase Price</w:t>
      </w:r>
    </w:p>
    <w:p>
      <w:r>
        <w:t>and its method of calculation. In addition, the parties wish to clarify the</w:t>
      </w:r>
    </w:p>
    <w:p>
      <w:r>
        <w:t>process for determining volumes to be delivered during the remaining term of the</w:t>
      </w:r>
    </w:p>
    <w:p>
      <w:r>
        <w:t>Agreement. Finally, the parties also desire to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restate the Agreement in its entirety in order (i) to more clearly state the</w:t>
      </w:r>
    </w:p>
    <w:p>
      <w:r>
        <w:t>provisions of this Fifteenth Amendment, (ii) to incorporate and express the</w:t>
      </w:r>
    </w:p>
    <w:p>
      <w:r>
        <w:t>terms of the ·still applicable prior amendments, and (iii) to provide a</w:t>
      </w:r>
    </w:p>
    <w:p>
      <w:r>
        <w:t>simplified document to ease administration of this Agreement.</w:t>
      </w:r>
    </w:p>
    <w:p/>
    <w:p/>
    <w:p>
      <w:r>
        <w:t>THEREFORE, for and in consideration of the mutual covenants and agreements set</w:t>
      </w:r>
    </w:p>
    <w:p>
      <w:r>
        <w:t>forth below, the parties agree as follows:</w:t>
      </w:r>
    </w:p>
    <w:p/>
    <w:p/>
    <w:p>
      <w:r>
        <w:t>ARTICLE I</w:t>
      </w:r>
    </w:p>
    <w:p>
      <w:r>
        <w:t>TERM</w:t>
      </w:r>
    </w:p>
    <w:p/>
    <w:p/>
    <w:p>
      <w:r>
        <w:t>Unless earlier terminated as provided in this Agreement, this Agreement shall</w:t>
      </w:r>
    </w:p>
    <w:p>
      <w:r>
        <w:t>commence on the Effective Date and continue through December 31, 2016 (the</w:t>
      </w:r>
    </w:p>
    <w:p>
      <w:r>
        <w:t>''Term").</w:t>
      </w:r>
    </w:p>
    <w:p/>
    <w:p/>
    <w:p>
      <w:r>
        <w:t>ARTICLE II</w:t>
      </w:r>
    </w:p>
    <w:p>
      <w:r>
        <w:t>SOURCE OF COAL</w:t>
      </w:r>
    </w:p>
    <w:p/>
    <w:p/>
    <w:p>
      <w:r>
        <w:t>2.01    Kemmerer Mine. Except as provided in Section 2.02, the coal to be sold</w:t>
      </w:r>
    </w:p>
    <w:p>
      <w:r>
        <w:t>by Seller and purchased by Buyer under this Agreement shall be mined and removed</w:t>
      </w:r>
    </w:p>
    <w:p>
      <w:r>
        <w:t>from Seller's Kemmerer Mine in Lincoln County, Wyoming (the "Mine").</w:t>
      </w:r>
    </w:p>
    <w:p/>
    <w:p/>
    <w:p>
      <w:r>
        <w:t>2.02    Substitute Coal. Seller, at its option and at any time or times, may</w:t>
      </w:r>
    </w:p>
    <w:p>
      <w:r>
        <w:t>substitute coal from any source or sources other than the Mine for all or any</w:t>
      </w:r>
    </w:p>
    <w:p>
      <w:r>
        <w:t>portion of the coal to be sold and purchased under this Agreement if (a) such</w:t>
      </w:r>
    </w:p>
    <w:p>
      <w:r>
        <w:t>substitute coal meets the quality specifications set forth in Article IV, (b)</w:t>
      </w:r>
    </w:p>
    <w:p>
      <w:r>
        <w:t>the delivered cost thereof to Buyer, in cents per million BTUs, is not more than</w:t>
      </w:r>
    </w:p>
    <w:p>
      <w:r>
        <w:t>the then delivered price of the coal to Buyer as determined under Article V, (c)</w:t>
      </w:r>
    </w:p>
    <w:p>
      <w:r>
        <w:t>the substitute coal performs in the Plant reasonably comparably to the coal from</w:t>
      </w:r>
    </w:p>
    <w:p>
      <w:r>
        <w:t>the Mine, and (d) a test burn (in quantity and duration determined by Buyer to</w:t>
      </w:r>
    </w:p>
    <w:p>
      <w:r>
        <w:t>be sufficient to test fully the quality of the proposed substitute coal and its</w:t>
      </w:r>
    </w:p>
    <w:p>
      <w:r>
        <w:t>performance at the Plant) confirms to Buyer's reasonable satisfaction that such</w:t>
      </w:r>
    </w:p>
    <w:p>
      <w:r>
        <w:t>coal meets the quality specifications of Article IV and does not adversely</w:t>
      </w:r>
    </w:p>
    <w:p>
      <w:r>
        <w:t>impact operations at the Plant. Seller shall notify Buyer of any proposal to</w:t>
      </w:r>
    </w:p>
    <w:p>
      <w:r>
        <w:t>substitute coal from a source or sources other than the Mine at least 120 days</w:t>
      </w:r>
    </w:p>
    <w:p>
      <w:r>
        <w:t>in advance of the date on which such substitution is to take place. Because of</w:t>
      </w:r>
    </w:p>
    <w:p>
      <w:r>
        <w:t>the expense to Buyer and disruption to the Plant in the event of multiple</w:t>
      </w:r>
    </w:p>
    <w:p>
      <w:r>
        <w:t>substitutions, Seller shall be limited to three substitutions during the Term.</w:t>
      </w:r>
    </w:p>
    <w:p/>
    <w:p/>
    <w:p>
      <w:r>
        <w:t>ARTICLE III</w:t>
      </w:r>
    </w:p>
    <w:p>
      <w:r>
        <w:t>QUANTITIES TO BE SUPPLIED</w:t>
      </w:r>
    </w:p>
    <w:p>
      <w:r>
        <w:t>3.01    Ton. "Ton" means 2,000 pounds avoirdupois.</w:t>
      </w:r>
    </w:p>
    <w:p/>
    <w:p/>
    <w:p>
      <w:r>
        <w:t>3.02    Requirements.</w:t>
      </w:r>
    </w:p>
    <w:p/>
    <w:p/>
    <w:p>
      <w:r>
        <w:t>(a)    Effective Date Calculations. As of the effective date of this Amendment,</w:t>
      </w:r>
    </w:p>
    <w:p>
      <w:r>
        <w:t>(i) actual ending inventory as of June 30, 2010 is deemed to be ****** tons,</w:t>
      </w:r>
    </w:p>
    <w:p>
      <w:r>
        <w:t>(ii) Seller is deemed to have pre-delivered zero tons as of July 1, 2010, (iii)</w:t>
      </w:r>
    </w:p>
    <w:p>
      <w:r>
        <w:t>Buyer's Ending Target Inventory for June 30, 2010 is deemed to be ******, and</w:t>
      </w:r>
    </w:p>
    <w:p>
      <w:r>
        <w:t>(iv) the Over/Under Account shall be ****** MMBTU in the Over account.</w:t>
      </w:r>
    </w:p>
    <w:p/>
    <w:p/>
    <w:p>
      <w:r>
        <w:t>(b)    Contract Year and Stub Years. A "Contract Year" will run from July 1 of a</w:t>
      </w:r>
    </w:p>
    <w:p>
      <w:r>
        <w:t>calendar year during the Term through June 30 of the subsequent calendar year.</w:t>
      </w:r>
    </w:p>
    <w:p>
      <w:r>
        <w:t>The first full Contract Year under this Fifteenth Amendment will commence on</w:t>
      </w:r>
    </w:p>
    <w:p>
      <w:r>
        <w:t>July I, 2010. The period from July l, 2016 to December 31, 2016 will be the</w:t>
      </w:r>
    </w:p>
    <w:p>
      <w:r>
        <w:t>"Stub Year").</w:t>
      </w:r>
    </w:p>
    <w:p>
      <w:r>
        <w:t>(c)    Annual Minimum. Buyer shall take a minimum of ****** tons in each</w:t>
      </w:r>
    </w:p>
    <w:p>
      <w:r>
        <w:t>Contract Year ("Annual Minimum"). If Buyer takes less than ****** tons in any</w:t>
      </w:r>
    </w:p>
    <w:p>
      <w:r>
        <w:t>Contract Year, Buyer shall pay to Seller the amount determined by the difference</w:t>
      </w:r>
    </w:p>
    <w:p>
      <w:r>
        <w:t>between ****** tons and the amount of coal actually taken during the Contract</w:t>
      </w:r>
    </w:p>
    <w:p>
      <w:r>
        <w:t>Year, multiplied by the then applicable Tier 1 Purchase Price (as defined in</w:t>
      </w:r>
    </w:p>
    <w:p>
      <w:r>
        <w:t>Article V). This take or pay requirement shall be adjusted as provided in</w:t>
      </w:r>
    </w:p>
    <w:p>
      <w:r>
        <w:t>Section 3.02(g) below for the Unit 3 outage.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(d)    Annual Maximum. Buyer may not request as Requirements (as defined in</w:t>
      </w:r>
    </w:p>
    <w:p>
      <w:r>
        <w:t>Section 3.02(1)), and Seller shall not be obligated to deliver, coal in excess</w:t>
      </w:r>
    </w:p>
    <w:p>
      <w:r>
        <w:t>of ****** tons in any Contract Year ("Annual Maximum"), subject to the</w:t>
      </w:r>
    </w:p>
    <w:p>
      <w:r>
        <w:t>additional delivery of Shortfall Tons as provided in Section 3.04(a) below.</w:t>
      </w:r>
    </w:p>
    <w:p/>
    <w:p/>
    <w:p>
      <w:r>
        <w:t>(e)    Inventory and Ending Target Inventory. As provided in Section 3.03(b),</w:t>
      </w:r>
    </w:p>
    <w:p>
      <w:r>
        <w:t>Buyer shall provide a firm nomination of its final inventory for the Contract</w:t>
      </w:r>
    </w:p>
    <w:p>
      <w:r>
        <w:t>Year. This firmly nominated amount shall be the "Ending Target Inventory."</w:t>
      </w:r>
    </w:p>
    <w:p>
      <w:r>
        <w:t>Buyer's Ending Target Inventory shall be between ****** and ****** tons. Buyer's</w:t>
      </w:r>
    </w:p>
    <w:p>
      <w:r>
        <w:t>Ending Target Inventory for the Contract Year ending June 30, 2011 is ******</w:t>
      </w:r>
    </w:p>
    <w:p>
      <w:r>
        <w:t>tons. Buyer acknowledges that Seller may deliver coal to inventory in stockpiles</w:t>
      </w:r>
    </w:p>
    <w:p>
      <w:r>
        <w:t>in excess of the Ending Target Inventory for a Contract Year. Buyer and Seller</w:t>
      </w:r>
    </w:p>
    <w:p>
      <w:r>
        <w:t>agree to work cooperatively to schedule deliveries pursuant to Section 3.07. In</w:t>
      </w:r>
    </w:p>
    <w:p>
      <w:r>
        <w:t>addition, Seller and Buyer shall cooperate to allow Seller to add to inventory</w:t>
      </w:r>
    </w:p>
    <w:p>
      <w:r>
        <w:t>in Buyer's stockpiles to reduce the likelihood that Buyer's inventory will fall</w:t>
      </w:r>
    </w:p>
    <w:p>
      <w:r>
        <w:t>below the levels specified in Section 3.05.</w:t>
      </w:r>
    </w:p>
    <w:p/>
    <w:p/>
    <w:p>
      <w:r>
        <w:t>(f)    Requirements and Delivery Obligation. In each Contract Year, Buyer shall</w:t>
      </w:r>
    </w:p>
    <w:p>
      <w:r>
        <w:t>determine Buyer's Requirements (as defined in this Section 3.02(f)) for that</w:t>
      </w:r>
    </w:p>
    <w:p>
      <w:r>
        <w:t>Contract Year, subject to the Annual Minimum and Annual Maximum set forth above.</w:t>
      </w:r>
    </w:p>
    <w:p>
      <w:r>
        <w:t>In each Contract Year, Seller shall deliver to Buyer, and Buyer shall purchase</w:t>
      </w:r>
    </w:p>
    <w:p>
      <w:r>
        <w:t>Seller's Delivery Obligation (as defined in this Section 3.02(f)) for that</w:t>
      </w:r>
    </w:p>
    <w:p>
      <w:r>
        <w:t>Contract Year. After Seller has delivered coal to Buyer, Buyer shall have the</w:t>
      </w:r>
    </w:p>
    <w:p>
      <w:r>
        <w:t>right to deliver coal onward to another facility in which Buyer has an ownership</w:t>
      </w:r>
    </w:p>
    <w:p>
      <w:r>
        <w:t>interest ("Offsite Coal"). The Buyer shall also have the right to receive coal</w:t>
      </w:r>
    </w:p>
    <w:p>
      <w:r>
        <w:t>from sources other than the Mine to conduct test bums at the Plant ("Test</w:t>
      </w:r>
    </w:p>
    <w:p>
      <w:r>
        <w:t>Burns"). Buyer must firmly nominate the amount of Offsite Coal and Test Burns in</w:t>
      </w:r>
    </w:p>
    <w:p>
      <w:r>
        <w:t>advance pursuant to Section 3.03(b).</w:t>
      </w:r>
    </w:p>
    <w:p/>
    <w:p/>
    <w:p/>
    <w:p/>
    <w:p>
      <w:r>
        <w:t>(i)</w:t>
      </w:r>
    </w:p>
    <w:p/>
    <w:p>
      <w:r>
        <w:t>Buyer's Requirements for any Contract Year shall be determined as follows:</w:t>
      </w:r>
    </w:p>
    <w:p/>
    <w:p/>
    <w:p/>
    <w:p>
      <w:r>
        <w:t>Requirements = Plant Tons + A Inventory Tons+ Offsite Coal -Test Burns -Net</w:t>
      </w:r>
    </w:p>
    <w:p>
      <w:r>
        <w:t>RDT</w:t>
      </w:r>
    </w:p>
    <w:p/>
    <w:p/>
    <w:p/>
    <w:p/>
    <w:p/>
    <w:p>
      <w:r>
        <w:t>Where, as used in this formula:</w:t>
      </w:r>
    </w:p>
    <w:p/>
    <w:p/>
    <w:p>
      <w:r>
        <w:t>"Requirements" means Buyer's Requirements for a Contract Year</w:t>
      </w:r>
    </w:p>
    <w:p/>
    <w:p/>
    <w:p>
      <w:r>
        <w:t>''Plant Tons" means total actual tons consumed in the Plant during a Contract</w:t>
      </w:r>
    </w:p>
    <w:p>
      <w:r>
        <w:t>Year.</w:t>
      </w:r>
    </w:p>
    <w:p/>
    <w:p/>
    <w:p>
      <w:r>
        <w:t>"Δ Inventory Tons" means the Ending Target Inventory for the current Contract</w:t>
      </w:r>
    </w:p>
    <w:p>
      <w:r>
        <w:t>Year determined pursuant to Section 3.02(e) minus Buyer's actual ending</w:t>
      </w:r>
    </w:p>
    <w:p>
      <w:r>
        <w:t>inventory for the prior Contract Year (which result may be a negative number)</w:t>
      </w:r>
    </w:p>
    <w:p>
      <w:r>
        <w:t>minus any Prior Contract Year Shortfall Tons (which will be a positive number)</w:t>
      </w:r>
    </w:p>
    <w:p>
      <w:r>
        <w:t>minus any Prior Contract Year Predelivery Tons (which will be a negative number)</w:t>
      </w:r>
    </w:p>
    <w:p>
      <w:r>
        <w:t>(each as defined below in this Section 3.02(f)); "Δ Inventory Tons" may be</w:t>
      </w:r>
    </w:p>
    <w:p>
      <w:r>
        <w:t>expressed as a positive or negative number, as the case may be.</w:t>
      </w:r>
    </w:p>
    <w:p/>
    <w:p/>
    <w:p>
      <w:r>
        <w:t>"Offsite Coal" means total from nomination of Offsite Coal for the Contract</w:t>
      </w:r>
    </w:p>
    <w:p>
      <w:r>
        <w:t>Year.</w:t>
      </w:r>
    </w:p>
    <w:p/>
    <w:p/>
    <w:p>
      <w:r>
        <w:t>"Test Burns" means the total tons of coal from sources other than the Mine</w:t>
      </w:r>
    </w:p>
    <w:p>
      <w:r>
        <w:t>firmly nominated by Buyer to be used in test runs at the Plant for the Contract</w:t>
      </w:r>
    </w:p>
    <w:p>
      <w:r>
        <w:t>Year.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"Net RDT" means Reliability Deficiency Tonnage, pursuant to Section 3.09(b),</w:t>
      </w:r>
    </w:p>
    <w:p>
      <w:r>
        <w:t>minus any Reliability Deficiency Tonnage made up pursuant to Section 3.09(c).</w:t>
      </w:r>
    </w:p>
    <w:p/>
    <w:p/>
    <w:p>
      <w:r>
        <w:t>(ii)</w:t>
      </w:r>
    </w:p>
    <w:p>
      <w:r>
        <w:t>Seller's Delivery Obligation for any Contract Year shall be determined as</w:t>
      </w:r>
    </w:p>
    <w:p/>
    <w:p>
      <w:r>
        <w:t>follows:</w:t>
      </w:r>
    </w:p>
    <w:p/>
    <w:p/>
    <w:p>
      <w:r>
        <w:t>Delivery Obligation = Buyer's Requirements for the current Contract Year + Prior</w:t>
      </w:r>
    </w:p>
    <w:p>
      <w:r>
        <w:t>Contract Year Predelivery Tons (which will be a negative number) + Prior</w:t>
      </w:r>
    </w:p>
    <w:p>
      <w:r>
        <w:t>Contract Year Shortfall Tons (which will be a positive number)</w:t>
      </w:r>
    </w:p>
    <w:p/>
    <w:p/>
    <w:p>
      <w:r>
        <w:t>Where, as used in this formula:</w:t>
      </w:r>
    </w:p>
    <w:p/>
    <w:p/>
    <w:p>
      <w:r>
        <w:t>"Delivery Obligation" means Seller's Delivery Obligation for a Contract Year.</w:t>
      </w:r>
    </w:p>
    <w:p>
      <w:r>
        <w:t>"Buyer's Requirements" means Buyer's Requirements as determined above, "Prior</w:t>
      </w:r>
    </w:p>
    <w:p>
      <w:r>
        <w:t>Contract Year Predelivery Tons" is defined below.</w:t>
      </w:r>
    </w:p>
    <w:p>
      <w:r>
        <w:t>''Prior Contract Year Shortfall Tons" is defined below.</w:t>
      </w:r>
    </w:p>
    <w:p/>
    <w:p/>
    <w:p/>
    <w:p>
      <w:r>
        <w:t>(iii)    Prior Contract Year Shortfall Tons and Prior Contract Year Predelivery</w:t>
      </w:r>
    </w:p>
    <w:p>
      <w:r>
        <w:t>Tons shall be determined for the purpose of calculating A Inventory Tons and</w:t>
      </w:r>
    </w:p>
    <w:p>
      <w:r>
        <w:t>Seller's Delivery Obligation in the following manner:</w:t>
      </w:r>
    </w:p>
    <w:p>
      <w:r>
        <w:t>Prior Contract Year Shortfall/Predelivery = Prior Contract Year Ending Target</w:t>
      </w:r>
    </w:p>
    <w:p>
      <w:r>
        <w:t>Inventory -Prior Contract Year Actual Ending Inventory -Prior Contract Year Net</w:t>
      </w:r>
    </w:p>
    <w:p>
      <w:r>
        <w:t>Offsite Coal -Prior Contract Year Net Test Burns Coal -Prior Contract Year Net</w:t>
      </w:r>
    </w:p>
    <w:p>
      <w:r>
        <w:t>Reliability Deficiency Tonnage</w:t>
      </w:r>
    </w:p>
    <w:p/>
    <w:p/>
    <w:p>
      <w:r>
        <w:t>Where, as used in this formula:</w:t>
      </w:r>
    </w:p>
    <w:p/>
    <w:p/>
    <w:p>
      <w:r>
        <w:t>"Prior Contract Year Ending Target Inventory" means the Contract Year Ending</w:t>
      </w:r>
    </w:p>
    <w:p>
      <w:r>
        <w:t>Target Inventory for the prior Contract Year.</w:t>
      </w:r>
    </w:p>
    <w:p/>
    <w:p/>
    <w:p>
      <w:r>
        <w:t>"Prior Contract Year Actual Ending Inventory'' means the actual number of tons</w:t>
      </w:r>
    </w:p>
    <w:p>
      <w:r>
        <w:t>contained in Buyer's stockpile, as shown on the books of Buyer, on June 30 of</w:t>
      </w:r>
    </w:p>
    <w:p>
      <w:r>
        <w:t>the prior Contract Year.</w:t>
      </w:r>
    </w:p>
    <w:p/>
    <w:p/>
    <w:p>
      <w:r>
        <w:t>"Prior Contract Year Net Offsite Coal" means Buyer's firm nomination of Offsite</w:t>
      </w:r>
    </w:p>
    <w:p>
      <w:r>
        <w:t>Coal for the prior Contract Year minus the total volume of coal actually</w:t>
      </w:r>
    </w:p>
    <w:p>
      <w:r>
        <w:t>delivered offsite by Buyer in the prior Contract Year.</w:t>
      </w:r>
    </w:p>
    <w:p/>
    <w:p/>
    <w:p>
      <w:r>
        <w:t>"Prior Contract Year Net Test Burns Coal" means Buyer's firm nomination of Test</w:t>
      </w:r>
    </w:p>
    <w:p>
      <w:r>
        <w:t>Burn Coal for the prior Contract Year minus the amount of coal actually</w:t>
      </w:r>
    </w:p>
    <w:p>
      <w:r>
        <w:t>purchased from third parties for Test Bums in the prior Contract Year.</w:t>
      </w:r>
    </w:p>
    <w:p/>
    <w:p/>
    <w:p>
      <w:r>
        <w:t>"Prior Contract Year Net Reliability Deficiency Tonnage" means the Net</w:t>
      </w:r>
    </w:p>
    <w:p>
      <w:r>
        <w:t>Reliability Deficiency Tonnage for the prior Contract Year.</w:t>
      </w:r>
    </w:p>
    <w:p/>
    <w:p/>
    <w:p>
      <w:r>
        <w:t>If the result of this calculation is a positive number, that number shall be</w:t>
      </w:r>
    </w:p>
    <w:p>
      <w:r>
        <w:t>treated as "Prior Contract Year Shortfall Tons." If the result is a negative</w:t>
      </w:r>
    </w:p>
    <w:p>
      <w:r>
        <w:t>number, that number shall be treated as "Prior Contract Year Predelivery Tons."</w:t>
      </w:r>
    </w:p>
    <w:p/>
    <w:p/>
    <w:p>
      <w:r>
        <w:t>Forms A-1, A-2 and A-3 provide examples of the determination of Requirements and</w:t>
      </w:r>
    </w:p>
    <w:p>
      <w:r>
        <w:t>Seller's Delivery Obligation.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(g)    Unit 3 Outage. Buyer anticipates an extended outage of Unit 3 of</w:t>
      </w:r>
    </w:p>
    <w:p>
      <w:r>
        <w:t>approximately ****** (******) days. At present, Buyer expects the outage to</w:t>
      </w:r>
    </w:p>
    <w:p>
      <w:r>
        <w:t>occur in calendar year 2014, but the parties recognize that the date and</w:t>
      </w:r>
    </w:p>
    <w:p>
      <w:r>
        <w:t>duration of the outage may change. The outage could straddle more than one</w:t>
      </w:r>
    </w:p>
    <w:p>
      <w:r>
        <w:t>Contract Year. For the period in which the outage occurs the Annual Minimum will</w:t>
      </w:r>
    </w:p>
    <w:p>
      <w:r>
        <w:t>be reduced to ****** tons, which might be allocated between the two Contract</w:t>
      </w:r>
    </w:p>
    <w:p>
      <w:r>
        <w:t>Years. The allocation between the two Contract Years shall be based on the ratio</w:t>
      </w:r>
    </w:p>
    <w:p>
      <w:r>
        <w:t>that the days of outage in each Contract Year bear to the total number of outage</w:t>
      </w:r>
    </w:p>
    <w:p>
      <w:r>
        <w:t>days. The cumulative reduction to the total Annual Minimums shall be ******</w:t>
      </w:r>
    </w:p>
    <w:p>
      <w:r>
        <w:t>tons. Buyer will notify Seller of the expected dates and duration of the outage,</w:t>
      </w:r>
    </w:p>
    <w:p>
      <w:r>
        <w:t>providing as much advance notice as reasonably practicable.</w:t>
      </w:r>
    </w:p>
    <w:p/>
    <w:p/>
    <w:p/>
    <w:p>
      <w:r>
        <w:t>3.03</w:t>
      </w:r>
    </w:p>
    <w:p>
      <w:r>
        <w:t>Forecast of Requirements.</w:t>
      </w:r>
    </w:p>
    <w:p/>
    <w:p/>
    <w:p/>
    <w:p>
      <w:r>
        <w:t>(a)    Initial Estimate. On or before May 31 in each calendar year, Buyer shall</w:t>
      </w:r>
    </w:p>
    <w:p>
      <w:r>
        <w:t>provide to Seller Buyer's best estimate of the Requirements for the Contract</w:t>
      </w:r>
    </w:p>
    <w:p>
      <w:r>
        <w:t>Year commencing on the next July I (the "Initial Estimate"). The Initial</w:t>
      </w:r>
    </w:p>
    <w:p>
      <w:r>
        <w:t>Estimate shall be made substantially in the form attached as Form A-1. The</w:t>
      </w:r>
    </w:p>
    <w:p>
      <w:r>
        <w:t>Initial Estimate shall include (i) the planned change in Buyer's inventory from</w:t>
      </w:r>
    </w:p>
    <w:p>
      <w:r>
        <w:t>the beginning of the Contract Year to the end of the Contract Year, (ii) the</w:t>
      </w:r>
    </w:p>
    <w:p>
      <w:r>
        <w:t>estimated amount of coal to be burned in the Plant for that Contract Year, (iii)</w:t>
      </w:r>
    </w:p>
    <w:p>
      <w:r>
        <w:t>Buyer's estimate of Offsite Coal to be shipped in that Contract Year, (iv)</w:t>
      </w:r>
    </w:p>
    <w:p>
      <w:r>
        <w:t>Buyer's estimate of coal to be purchased from third parties for Test Burns, (v)</w:t>
      </w:r>
    </w:p>
    <w:p>
      <w:r>
        <w:t>estimated Predelivery Tons or Shortfall Tons from the prior Contract Year, (vi)</w:t>
      </w:r>
    </w:p>
    <w:p>
      <w:r>
        <w:t>a forecast of inventory levels by month and by high sulfur and low sulfur</w:t>
      </w:r>
    </w:p>
    <w:p>
      <w:r>
        <w:t>stockpile, as applicable, and (vii) a forecast of anticipated Plant outages.</w:t>
      </w:r>
    </w:p>
    <w:p>
      <w:r>
        <w:t>(b)    Final Estimate. Buyer shall provide a firm nomination of its Requirements</w:t>
      </w:r>
    </w:p>
    <w:p>
      <w:r>
        <w:t>and Seller's Delivery Obligation on or before July 15 of each Contract Year,</w:t>
      </w:r>
    </w:p>
    <w:p>
      <w:r>
        <w:t>effective for that Contract Year (the "Final Estimate"). The Final Estimate</w:t>
      </w:r>
    </w:p>
    <w:p>
      <w:r>
        <w:t>shall be made substantially in the form attached as Form A-2. The Final Estimate</w:t>
      </w:r>
    </w:p>
    <w:p>
      <w:r>
        <w:t>shall be determined by calculating (i) the planned change in Buyer's inventory</w:t>
      </w:r>
    </w:p>
    <w:p>
      <w:r>
        <w:t>from the beginning of the Contract Year to the end of the Contract Year, (ii)</w:t>
      </w:r>
    </w:p>
    <w:p>
      <w:r>
        <w:t>the estimated amount of coal to be burned in the Plant for that Contract Year,</w:t>
      </w:r>
    </w:p>
    <w:p>
      <w:r>
        <w:t>(iii) Buyer's firm nomination of Offsite Coal to be shipped in that Contract</w:t>
      </w:r>
    </w:p>
    <w:p>
      <w:r>
        <w:t>Year, (iv) Buyer's firm nomination of coal to be purchased from third parties</w:t>
      </w:r>
    </w:p>
    <w:p>
      <w:r>
        <w:t>for Test Burns, (v) actual Predelivery Tons or Shortfall Tons from the Prior</w:t>
      </w:r>
    </w:p>
    <w:p>
      <w:r>
        <w:t>Contract Year, (vi) a forecast of inventory levels by month and by high sulfur</w:t>
      </w:r>
    </w:p>
    <w:p>
      <w:r>
        <w:t>and low sulfur stockpile, as applicable, and (vii) a forecast of anticipated</w:t>
      </w:r>
    </w:p>
    <w:p>
      <w:r>
        <w:t>Plant outages.</w:t>
      </w:r>
    </w:p>
    <w:p/>
    <w:p/>
    <w:p>
      <w:r>
        <w:t>If for any Contract Year Buyer's Final Estimate includes Offsite Coal, Buyer</w:t>
      </w:r>
    </w:p>
    <w:p>
      <w:r>
        <w:t>shall take delivery of the quantity of Offsite Coal stated in that Final</w:t>
      </w:r>
    </w:p>
    <w:p>
      <w:r>
        <w:t>Estimate. If Buyer fails either to ship that quantity of coal offsite or</w:t>
      </w:r>
    </w:p>
    <w:p>
      <w:r>
        <w:t>increase the end of Contract Year actual inventory by an amount over the Ending</w:t>
      </w:r>
    </w:p>
    <w:p>
      <w:r>
        <w:t>Target Inventory equal to the nominated quantity of Offsite Coal not shipped</w:t>
      </w:r>
    </w:p>
    <w:p>
      <w:r>
        <w:t>offsite, Buyer shall be deemed to have failed to take delivery of the quantity</w:t>
      </w:r>
    </w:p>
    <w:p>
      <w:r>
        <w:t>of Offsite Coal not shipped offsite or added to inventory. Buyer shall make a</w:t>
      </w:r>
    </w:p>
    <w:p>
      <w:r>
        <w:t>payment of $****** per ton for the amount of Offsite Coal not shipped offsite or</w:t>
      </w:r>
    </w:p>
    <w:p>
      <w:r>
        <w:t>added to inventory. For the avoidance of doubt, the total payment for Offsite</w:t>
      </w:r>
    </w:p>
    <w:p>
      <w:r>
        <w:t>Coal not delivered shall not exceed the amount of Buyer's firm nomination of</w:t>
      </w:r>
    </w:p>
    <w:p>
      <w:r>
        <w:t>Offsite Coal multiplied by $****** per ton. This $****** per ton payment shall</w:t>
      </w:r>
    </w:p>
    <w:p>
      <w:r>
        <w:t>be increased or decreased annually, in the same manner as the Composite</w:t>
      </w:r>
    </w:p>
    <w:p>
      <w:r>
        <w:t>Component described in Section 5.03(b).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(c)    Monthly Report. On or before ten (10) business days after the end of each</w:t>
      </w:r>
    </w:p>
    <w:p>
      <w:r>
        <w:t>month, Buyer shall provide a monthly report to Seller. This monthly report shall</w:t>
      </w:r>
    </w:p>
    <w:p>
      <w:r>
        <w:t>include (i) Buyer's use of coal for the month just ended, (ii) Buyer's projected</w:t>
      </w:r>
    </w:p>
    <w:p>
      <w:r>
        <w:t>use of coal for the three (3) months following the month just ended, (iii)</w:t>
      </w:r>
    </w:p>
    <w:p>
      <w:r>
        <w:t>Buyer's current best estimate of Buyer's Requirements for the Contract Year,</w:t>
      </w:r>
    </w:p>
    <w:p>
      <w:r>
        <w:t>(iv) the amount of coal in Buyer's inventory at the end of the month, and (v)</w:t>
      </w:r>
    </w:p>
    <w:p>
      <w:r>
        <w:t>any information which, in Buyer's reasonable judgment, would result in a</w:t>
      </w:r>
    </w:p>
    <w:p>
      <w:r>
        <w:t>modification or adjustment to the likely use of coal by Buyer during the</w:t>
      </w:r>
    </w:p>
    <w:p>
      <w:r>
        <w:t>remainder of the Contract Year. The monthly report shall be substantially in the</w:t>
      </w:r>
    </w:p>
    <w:p>
      <w:r>
        <w:t>form attached as Form A-3. The amount of coal in Buyer's inventory shall be</w:t>
      </w:r>
    </w:p>
    <w:p>
      <w:r>
        <w:t>based on the amount in inventory as shown on the books of Buyer.</w:t>
      </w:r>
    </w:p>
    <w:p/>
    <w:p>
      <w:r>
        <w:t>The amount shown on Buyer's books will be reconciled from time to time based on</w:t>
      </w:r>
    </w:p>
    <w:p>
      <w:r>
        <w:t>aerial surveys conducted by Buyer's third party contractors at Buyer's sole</w:t>
      </w:r>
    </w:p>
    <w:p>
      <w:r>
        <w:t>expense.</w:t>
      </w:r>
    </w:p>
    <w:p/>
    <w:p/>
    <w:p>
      <w:r>
        <w:t>(d)    Seller's Mining Forecast. On or before August 1st of each Contract Year,</w:t>
      </w:r>
    </w:p>
    <w:p>
      <w:r>
        <w:t>Seller shall provide to Buyer a forecast for the Contract Year and the following</w:t>
      </w:r>
    </w:p>
    <w:p>
      <w:r>
        <w:t>Contract Year showing, by month, (i) the lands or leases from which, according</w:t>
      </w:r>
    </w:p>
    <w:p>
      <w:r>
        <w:t>to Seller's plan, the coal for the Contract Year will be produced, (ii) coal</w:t>
      </w:r>
    </w:p>
    <w:p>
      <w:r>
        <w:t>quality, and (iii) the royalty rate or fee applicable to the lands or leases</w:t>
      </w:r>
    </w:p>
    <w:p>
      <w:r>
        <w:t>from which the production will occur. For the avoidance of doubt, this</w:t>
      </w:r>
    </w:p>
    <w:p>
      <w:r>
        <w:t>non-binding forecast shall impose no requirement, directly or indirectly, on</w:t>
      </w:r>
    </w:p>
    <w:p>
      <w:r>
        <w:t>Seller to conduct mining operations in any particular manner or sequence, or to</w:t>
      </w:r>
    </w:p>
    <w:p>
      <w:r>
        <w:t>mine from any particular location. Seller disclaims any representation or</w:t>
      </w:r>
    </w:p>
    <w:p>
      <w:r>
        <w:t>warranty concerning the completeness or accuracy of any information contained in</w:t>
      </w:r>
    </w:p>
    <w:p>
      <w:r>
        <w:t>this forecast related to coal quality.</w:t>
      </w:r>
    </w:p>
    <w:p/>
    <w:p/>
    <w:p>
      <w:r>
        <w:t>3.04</w:t>
      </w:r>
    </w:p>
    <w:p>
      <w:r>
        <w:t>Delivery of Requirements.</w:t>
      </w:r>
    </w:p>
    <w:p/>
    <w:p/>
    <w:p/>
    <w:p>
      <w:r>
        <w:t>(a)    Shortfall. In the event Seller fails to deliver all of Seller's Delivery</w:t>
      </w:r>
    </w:p>
    <w:p>
      <w:r>
        <w:t>Obligation for a Contract Year and the failure is not excused as an Excuse event</w:t>
      </w:r>
    </w:p>
    <w:p>
      <w:r>
        <w:t>under Article VIII, then the difference between Seller's Delivery Obligation and</w:t>
      </w:r>
    </w:p>
    <w:p>
      <w:r>
        <w:t>actual deliveries shall be "Shortfall Tons." The first tons delivered in the</w:t>
      </w:r>
    </w:p>
    <w:p>
      <w:r>
        <w:t>next Contract Year shall be the Shortfall Tons, and shall be paid for at the</w:t>
      </w:r>
    </w:p>
    <w:p>
      <w:r>
        <w:t>Tier I or Tier 2 Adjusted Purchase Price that would have been applicable had the</w:t>
      </w:r>
    </w:p>
    <w:p>
      <w:r>
        <w:t>Shortfall Tons been delivered during the prior Contract Year. The total volume</w:t>
      </w:r>
    </w:p>
    <w:p>
      <w:r>
        <w:t>of Shortfall Tons to be delivered in any Contract Year shall not exceed ******</w:t>
      </w:r>
    </w:p>
    <w:p>
      <w:r>
        <w:t>tons. In the event that the Shortfall Tons in any Contract Year exceed ******</w:t>
      </w:r>
    </w:p>
    <w:p>
      <w:r>
        <w:t>tons, then such failure shall constitute a breach of this Agreement and Buyer</w:t>
      </w:r>
    </w:p>
    <w:p>
      <w:r>
        <w:t>shall have any and all remedies available for such a breach.</w:t>
      </w:r>
    </w:p>
    <w:p/>
    <w:p/>
    <w:p>
      <w:r>
        <w:t>(b)    Predelivery. If, before the end of the Contract Year, Seller has</w:t>
      </w:r>
    </w:p>
    <w:p>
      <w:r>
        <w:t>delivered all of Seller's Delivery Obligation for that Contract Year, then</w:t>
      </w:r>
    </w:p>
    <w:p>
      <w:r>
        <w:t>Seller may continue to deliver coal through the remainder of the Contract Year</w:t>
      </w:r>
    </w:p>
    <w:p>
      <w:r>
        <w:t>subject to the provisions of Section 3.02(e). All such coal shall be</w:t>
      </w:r>
    </w:p>
    <w:p>
      <w:r>
        <w:t>"Predelivery Tons" and shall be paid for at the Tier 1 Adjusted Purchase Price</w:t>
      </w:r>
    </w:p>
    <w:p>
      <w:r>
        <w:t>applicable in the Contract Year in which the predelivery is made.</w:t>
      </w:r>
    </w:p>
    <w:p/>
    <w:p/>
    <w:p>
      <w:r>
        <w:t>(c)    Over/Under Account. If deliveries in a Contract Year exceed ******</w:t>
      </w:r>
    </w:p>
    <w:p>
      <w:r>
        <w:t>million MMBTU, the MMBTU delivered in excess of ****** million MMBTU shall be</w:t>
      </w:r>
    </w:p>
    <w:p>
      <w:r>
        <w:t>considered "Over MMBTU." If deliveries in a Contract Year are less than ******</w:t>
      </w:r>
    </w:p>
    <w:p>
      <w:r>
        <w:t>million MMBTU, the difference between actual delivered MMBTU (as determined by</w:t>
      </w:r>
    </w:p>
    <w:p>
      <w:r>
        <w:t>Seller's invoices to Buyer) and ****** million MMBTU shall be considered "Under</w:t>
      </w:r>
    </w:p>
    <w:p>
      <w:r>
        <w:t>MMBTU." Seller shall calculate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the running net balance of Over MMBTU and Under MMBTU as of the end of each</w:t>
      </w:r>
    </w:p>
    <w:p>
      <w:r>
        <w:t>Contract Year and so notify Buyer.</w:t>
      </w:r>
    </w:p>
    <w:p/>
    <w:p/>
    <w:p>
      <w:r>
        <w:t>If at the end of any Contract Year or termination of this Agreement the final</w:t>
      </w:r>
    </w:p>
    <w:p>
      <w:r>
        <w:t>calculation of the running net balance exceeds ****** million Over MMBTU, then</w:t>
      </w:r>
    </w:p>
    <w:p>
      <w:r>
        <w:t>Seller may invoice Buyer for the entire net balance of Over MMBTU. The amount</w:t>
      </w:r>
    </w:p>
    <w:p>
      <w:r>
        <w:t>per ton payable on the Over MMBTU shall be the weighted average of the Adjusted</w:t>
      </w:r>
    </w:p>
    <w:p>
      <w:r>
        <w:t>Purchase Price paid for coal delivered during the Contract Year in which the</w:t>
      </w:r>
    </w:p>
    <w:p>
      <w:r>
        <w:t>Over MMBTU exceeded ****** million Over MMBTU (i.e., the total invoiced amount</w:t>
      </w:r>
    </w:p>
    <w:p>
      <w:r>
        <w:t>(in dollars) for all coal delivered during that Contract Year divided by the</w:t>
      </w:r>
    </w:p>
    <w:p>
      <w:r>
        <w:t>total number of tons delivered during that Contract Year), minus Tier 2 Adjusted</w:t>
      </w:r>
    </w:p>
    <w:p>
      <w:r>
        <w:t>Purchase Price effective on June 30 for the Contract Year. Payment of this</w:t>
      </w:r>
    </w:p>
    <w:p>
      <w:r>
        <w:t>amount will cause the running net balance of Over MMBTU and Under MMBTU to reset</w:t>
      </w:r>
    </w:p>
    <w:p>
      <w:r>
        <w:t>to zero. Over MMBTU/Under MMBTU shall be converted to tons by dividing the total</w:t>
      </w:r>
    </w:p>
    <w:p>
      <w:r>
        <w:t>Over MMBTU by 9.9, and then divided by 2. Exhibit E sets forth two hypothetical</w:t>
      </w:r>
    </w:p>
    <w:p>
      <w:r>
        <w:t>examples of Over MMBTU/Under MMBTU calculations.</w:t>
      </w:r>
    </w:p>
    <w:p/>
    <w:p/>
    <w:p>
      <w:r>
        <w:t>3.05    Minimum Deliveries.</w:t>
      </w:r>
    </w:p>
    <w:p/>
    <w:p/>
    <w:p>
      <w:r>
        <w:t>(a)    Unit 3. Seller will deliver and Buyer will take into the Unit 3 stockpile</w:t>
      </w:r>
    </w:p>
    <w:p>
      <w:r>
        <w:t>no less than 45 percent of the total coal received at the Plant during any of</w:t>
      </w:r>
    </w:p>
    <w:p>
      <w:r>
        <w:t>the following periods: January 1, 2009 through December 31, 2011; January 1,</w:t>
      </w:r>
    </w:p>
    <w:p>
      <w:r>
        <w:t>2012 through December 31, 2012; provided, however, that if an event of Excuse</w:t>
      </w:r>
    </w:p>
    <w:p>
      <w:r>
        <w:t>(as defined in Article VIII) prevents Buyer from using coal in Unit 3, the</w:t>
      </w:r>
    </w:p>
    <w:p>
      <w:r>
        <w:t>applicable period shall be extended by a period equal to the duration of the</w:t>
      </w:r>
    </w:p>
    <w:p>
      <w:r>
        <w:t>event of Excuse. This provision shall be of no further force or effect as of</w:t>
      </w:r>
    </w:p>
    <w:p>
      <w:r>
        <w:t>January 1, 2013, when there will no longer be a Two-Stream Delivery.</w:t>
      </w:r>
    </w:p>
    <w:p/>
    <w:p/>
    <w:p>
      <w:r>
        <w:t>(b)    Buyer's Inventory: If (i) on any occasion prior to December 31, 2012,</w:t>
      </w:r>
    </w:p>
    <w:p>
      <w:r>
        <w:t>Buyer's inventory of high sulfur coal is less than ****** tons or if Buyer's</w:t>
      </w:r>
    </w:p>
    <w:p>
      <w:r>
        <w:t>inventory of low sulfur coal is less than ****** tons, or (ii) on any occasion</w:t>
      </w:r>
    </w:p>
    <w:p>
      <w:r>
        <w:t>after January 1, 2013, the total inventory is less than ****** tons then Buyer</w:t>
      </w:r>
    </w:p>
    <w:p>
      <w:r>
        <w:t>may provide written notice to Seller that Buyer requires a plan to increase</w:t>
      </w:r>
    </w:p>
    <w:p>
      <w:r>
        <w:t>inventory of the relevant type of coal. Upon receipt of this notice, Seller</w:t>
      </w:r>
    </w:p>
    <w:p>
      <w:r>
        <w:t>shall on or before the next business day provide a plan to Buyer to increase</w:t>
      </w:r>
    </w:p>
    <w:p>
      <w:r>
        <w:t>Buyer's inventory. Buyer and Seller shall meet as soon as possible to discuss</w:t>
      </w:r>
    </w:p>
    <w:p>
      <w:r>
        <w:t>Seller's plan. If Buyer is not reasonably satisfied with Seller's plan, then</w:t>
      </w:r>
    </w:p>
    <w:p>
      <w:r>
        <w:t>Buyer shall have the election to purchase coal from third parties to increase</w:t>
      </w:r>
    </w:p>
    <w:p>
      <w:r>
        <w:t>Buyer's inventory to the specified level, or increase gas use for Units 1 and 2</w:t>
      </w:r>
    </w:p>
    <w:p>
      <w:r>
        <w:t>during the period necessary to minimize the effect of decreased inventory.</w:t>
      </w:r>
    </w:p>
    <w:p>
      <w:r>
        <w:t>Seller shall reimburse Buyer for the cost of cover on such fuel purchases,</w:t>
      </w:r>
    </w:p>
    <w:p>
      <w:r>
        <w:t>including the effect of Tier 1 and Tier 2 pricing. Buyer shall use all</w:t>
      </w:r>
    </w:p>
    <w:p>
      <w:r>
        <w:t>reasonable efforts to mitigate such costs. Buyer shall utilize gas in greater</w:t>
      </w:r>
    </w:p>
    <w:p>
      <w:r>
        <w:t>quantities only if Buyer can demonstrate that the overall gas/coal blend is more</w:t>
      </w:r>
    </w:p>
    <w:p>
      <w:r>
        <w:t>economical than other outside coal alternatives that do not rely on increased</w:t>
      </w:r>
    </w:p>
    <w:p>
      <w:r>
        <w:t>gas. For purposes of determining the level of gas above which an increased usage</w:t>
      </w:r>
    </w:p>
    <w:p>
      <w:r>
        <w:t>will be measured, the base usage of gas shall be equal to the average amount of</w:t>
      </w:r>
    </w:p>
    <w:p>
      <w:r>
        <w:t>gas consumed in the affected Unit over the prior 12 month period. Any tons</w:t>
      </w:r>
    </w:p>
    <w:p>
      <w:r>
        <w:t>purchased from third parties shall be deducted from Requirements, Seller's</w:t>
      </w:r>
    </w:p>
    <w:p>
      <w:r>
        <w:t>Delivery Obligations, and the Annual Minimum.</w:t>
      </w:r>
    </w:p>
    <w:p/>
    <w:p/>
    <w:p>
      <w:r>
        <w:t>3.06    Point of Delivery. Seller shall deliver the coal F.O.B. the receiving</w:t>
      </w:r>
    </w:p>
    <w:p>
      <w:r>
        <w:t>point of Buyer's scale belt tail pulley at the permit boundary of the Mine (the</w:t>
      </w:r>
    </w:p>
    <w:p>
      <w:r>
        <w:t>"Point of Delivery"). Title and risk of loss for all coal shall pass to Buyer</w:t>
      </w:r>
    </w:p>
    <w:p>
      <w:r>
        <w:t>upon receipt at the Point of Delivery.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3.07    Scheduling. Seller shall deliver coal ratably to the Plant Monday</w:t>
      </w:r>
    </w:p>
    <w:p>
      <w:r>
        <w:t>through Friday of each week (excluding Seller's scheduled holiday and vacation</w:t>
      </w:r>
    </w:p>
    <w:p>
      <w:r>
        <w:t>days), unless otherwise agreed to by the Parties. Seller shall cooperate with</w:t>
      </w:r>
    </w:p>
    <w:p>
      <w:r>
        <w:t>Buyer in unusual circumstances and emergencies to minimize the effect on Buyer</w:t>
      </w:r>
    </w:p>
    <w:p>
      <w:r>
        <w:t>of this delivery schedule. Coal deliveries will be made at a rate to be</w:t>
      </w:r>
    </w:p>
    <w:p>
      <w:r>
        <w:t>scheduled by the parties from time to time, based on the coal needs and</w:t>
      </w:r>
    </w:p>
    <w:p>
      <w:r>
        <w:t>receiving capacity of Buyer and the productive and delivery capacities of</w:t>
      </w:r>
    </w:p>
    <w:p>
      <w:r>
        <w:t>Seller. In this connection, as required under Section 3.03(c), Buyer will</w:t>
      </w:r>
    </w:p>
    <w:p>
      <w:r>
        <w:t>prepare and timely deliver to Seller its best estimate of monthly successive</w:t>
      </w:r>
    </w:p>
    <w:p>
      <w:r>
        <w:t>schedules covering a period of three (3) succeeding months each and showing the</w:t>
      </w:r>
    </w:p>
    <w:p>
      <w:r>
        <w:t>approximate quantity of coal of each quality to be delivered in each month</w:t>
      </w:r>
    </w:p>
    <w:p>
      <w:r>
        <w:t>during such three month period. To the extent necessary to meet Seller's</w:t>
      </w:r>
    </w:p>
    <w:p>
      <w:r>
        <w:t>Delivery Obligations, Buyer and Seller shall use commercially reasonable efforts</w:t>
      </w:r>
    </w:p>
    <w:p>
      <w:r>
        <w:t>to schedule, make and accept deliveries on weekend days from time to time. In</w:t>
      </w:r>
    </w:p>
    <w:p>
      <w:r>
        <w:t>addition, Buyer from time to time shall promptly deliver to Seller notice of</w:t>
      </w:r>
    </w:p>
    <w:p>
      <w:r>
        <w:t>Buyer's schedule of planned outages at the Plant and Buyer's receiving</w:t>
      </w:r>
    </w:p>
    <w:p>
      <w:r>
        <w:t>facilities as soon as Buyer completes that schedule for a given period. Buyer</w:t>
      </w:r>
    </w:p>
    <w:p>
      <w:r>
        <w:t>shall notify Seller as promptly as reasonably possible of updates to the</w:t>
      </w:r>
    </w:p>
    <w:p>
      <w:r>
        <w:t>schedule and of any other outages that the schedule does not address.</w:t>
      </w:r>
    </w:p>
    <w:p/>
    <w:p/>
    <w:p>
      <w:r>
        <w:t>3.08    Facilities. Buyer, at its cost, shall provide and maintain adequate</w:t>
      </w:r>
    </w:p>
    <w:p>
      <w:r>
        <w:t>facilities for accepting Seller's Two-Stream Delivery for the period from July</w:t>
      </w:r>
    </w:p>
    <w:p>
      <w:r>
        <w:t>1, 2010 to December 31, 2012, and for single stream coal deliveries thereafter.</w:t>
      </w:r>
    </w:p>
    <w:p>
      <w:r>
        <w:t>In addition, Buyer, at its cost, shall install with reasonable diligence and</w:t>
      </w:r>
    </w:p>
    <w:p>
      <w:r>
        <w:t>thereafter maintain one or more on-line analyzers as deemed necessary by Buyer</w:t>
      </w:r>
    </w:p>
    <w:p>
      <w:r>
        <w:t>to facilitate compliance with SO2 requirements, piping, burners and other</w:t>
      </w:r>
    </w:p>
    <w:p>
      <w:r>
        <w:t>equipment and facilities to co-fire coal and gas in Units I and 2 and to</w:t>
      </w:r>
    </w:p>
    <w:p>
      <w:r>
        <w:t>accommodate the Two-Stream Delivery for the period from July 1, 2010 to December</w:t>
      </w:r>
    </w:p>
    <w:p>
      <w:r>
        <w:t>31, 2012, and for single stream coal deliveries thereafter. Seller, at its cost,</w:t>
      </w:r>
    </w:p>
    <w:p>
      <w:r>
        <w:t>shall install with reasonable diligence and thereafter maintain one or more</w:t>
      </w:r>
    </w:p>
    <w:p>
      <w:r>
        <w:t>on-line analyzers as deemed necessary by Seller to facilitate compliance with</w:t>
      </w:r>
    </w:p>
    <w:p>
      <w:r>
        <w:t>SO2 requirements and other facilities at the Mine to accommodate segregation of</w:t>
      </w:r>
    </w:p>
    <w:p>
      <w:r>
        <w:t>quality and quality control of the Two-Stream Delivery for the period from July</w:t>
      </w:r>
    </w:p>
    <w:p>
      <w:r>
        <w:t>1, 2010 to December 31, 2012, and for single stream coal deliveries thereafter.</w:t>
      </w:r>
    </w:p>
    <w:p>
      <w:r>
        <w:t>Seller's analyzer shall also provide an estimate of moisture, ash, BTU, sulfur,</w:t>
      </w:r>
    </w:p>
    <w:p>
      <w:r>
        <w:t>calcium and iron. On or before January l, 2011, Seller shall provide an improved</w:t>
      </w:r>
    </w:p>
    <w:p>
      <w:r>
        <w:t>data signal from its analyzer to Buyer. Subject to normal operational</w:t>
      </w:r>
    </w:p>
    <w:p>
      <w:r>
        <w:t>limitations, Seller shall operate the analyzer in accordance with industry</w:t>
      </w:r>
    </w:p>
    <w:p>
      <w:r>
        <w:t>standards and provide the data signal to Buyer for all coal delivered by Seller</w:t>
      </w:r>
    </w:p>
    <w:p>
      <w:r>
        <w:t>to Buyer. Seller's analyzer provides only an approximation of coal quality, and</w:t>
      </w:r>
    </w:p>
    <w:p>
      <w:r>
        <w:t>Buyer shall use the information provided by Seller's analyzer at its own risk.</w:t>
      </w:r>
    </w:p>
    <w:p>
      <w:r>
        <w:t>Actual coal quality shall be determined using the process set forth in Article</w:t>
      </w:r>
    </w:p>
    <w:p>
      <w:r>
        <w:t>IV.</w:t>
      </w:r>
    </w:p>
    <w:p/>
    <w:p/>
    <w:p>
      <w:r>
        <w:t>3.09</w:t>
      </w:r>
    </w:p>
    <w:p>
      <w:r>
        <w:t>Reliability.</w:t>
      </w:r>
    </w:p>
    <w:p/>
    <w:p/>
    <w:p/>
    <w:p>
      <w:r>
        <w:t>(a)    Reliability and Deficiency Tonnage. Buyer shall maintain facilities</w:t>
      </w:r>
    </w:p>
    <w:p>
      <w:r>
        <w:t>(including the conveyor and stacker system taking coal at the Point of Delivery)</w:t>
      </w:r>
    </w:p>
    <w:p>
      <w:r>
        <w:t>adequate to accept delivery of coal under this Agreement (the "Receiving</w:t>
      </w:r>
    </w:p>
    <w:p>
      <w:r>
        <w:t>Facilities"). For purposes of determining adequate reliability, the Receiving</w:t>
      </w:r>
    </w:p>
    <w:p>
      <w:r>
        <w:t>Facilities would be deemed to be 100 percent available if they were capable of</w:t>
      </w:r>
    </w:p>
    <w:p>
      <w:r>
        <w:t>accepting coal 24 hours a day from Monday through Friday each week (excluding</w:t>
      </w:r>
    </w:p>
    <w:p>
      <w:r>
        <w:t>Seller's scheduled holiday and vacation days) during the Term of this Agreement.</w:t>
      </w:r>
    </w:p>
    <w:p/>
    <w:p/>
    <w:p>
      <w:r>
        <w:t>(b)    Reliability Deficiency Tonnage Calculations. If the Receiving Facilities</w:t>
      </w:r>
    </w:p>
    <w:p>
      <w:r>
        <w:t>are available for less than 85 percent of 100 percent availability Monday</w:t>
      </w:r>
    </w:p>
    <w:p>
      <w:r>
        <w:t>through Friday (excluding Seller's scheduled holiday and vacation days) on a</w:t>
      </w:r>
    </w:p>
    <w:p>
      <w:r>
        <w:t>monthly basis, then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Requirements shall be reduced. Reliability, Forecast Requirements, and the total</w:t>
      </w:r>
    </w:p>
    <w:p>
      <w:r>
        <w:t>reduction to Requirements shall be determined in the following manner:</w:t>
      </w:r>
    </w:p>
    <w:p/>
    <w:p/>
    <w:p>
      <w:r>
        <w:t>First, on or before the fifth business day of each calendar month during the</w:t>
      </w:r>
    </w:p>
    <w:p>
      <w:r>
        <w:t>Term of the Agreement, the parties, through the use of the Joint Task Force, and</w:t>
      </w:r>
    </w:p>
    <w:p>
      <w:r>
        <w:t>following the process outlined below, shall determine the percentage of</w:t>
      </w:r>
    </w:p>
    <w:p>
      <w:r>
        <w:t>availability of the Receiving Facilities ("Reliability") for the prior calendar</w:t>
      </w:r>
    </w:p>
    <w:p>
      <w:r>
        <w:t>month.</w:t>
      </w:r>
    </w:p>
    <w:p/>
    <w:p/>
    <w:p>
      <w:r>
        <w:t>In determining Reliability, the following adjustments shall apply:</w:t>
      </w:r>
    </w:p>
    <w:p/>
    <w:p/>
    <w:p>
      <w:r>
        <w:t>(i)    On five occasions during the term of this Agreement, but no more than</w:t>
      </w:r>
    </w:p>
    <w:p>
      <w:r>
        <w:t>once per Contract Year, and upon thirty (30) days’ notice to Seller, Buyer may</w:t>
      </w:r>
    </w:p>
    <w:p>
      <w:r>
        <w:t>claim a credit of 96 hours for the purposes of either significant maintenance or</w:t>
      </w:r>
    </w:p>
    <w:p>
      <w:r>
        <w:t>the completion of capital improvements to the Receiving Facilities. During the</w:t>
      </w:r>
    </w:p>
    <w:p>
      <w:r>
        <w:t>month in which such credit is claimed, the parties shall add 96 hours to the</w:t>
      </w:r>
    </w:p>
    <w:p>
      <w:r>
        <w:t>total number of actual hours available to determine the percentage of</w:t>
      </w:r>
    </w:p>
    <w:p>
      <w:r>
        <w:t>availability of the Receiving Facilities for that month.</w:t>
      </w:r>
    </w:p>
    <w:p/>
    <w:p/>
    <w:p>
      <w:r>
        <w:t>(ii)    Seller shall notify Buyer of planned or unanticipated periods during</w:t>
      </w:r>
    </w:p>
    <w:p>
      <w:r>
        <w:t>which Seller is unable to deliver coal to Buyer's Receiving Facilities, and</w:t>
      </w:r>
    </w:p>
    <w:p>
      <w:r>
        <w:t>where Seller anticipates that the period will be greater than 24 hours. If the</w:t>
      </w:r>
    </w:p>
    <w:p>
      <w:r>
        <w:t>period of such Seller inability is longer than 24 hours, any inability of Buyer</w:t>
      </w:r>
    </w:p>
    <w:p>
      <w:r>
        <w:t>to take delivery of coal during the period will not be used in the Reliability</w:t>
      </w:r>
    </w:p>
    <w:p>
      <w:r>
        <w:t>calculation. If the period is less than 24 hours but longer than a Mine shift,</w:t>
      </w:r>
    </w:p>
    <w:p>
      <w:r>
        <w:t>the parties will determine by mutual agreement the extent to which any Buyer</w:t>
      </w:r>
    </w:p>
    <w:p>
      <w:r>
        <w:t>inability to take delivery of coal affects the calculation of Reliability.</w:t>
      </w:r>
    </w:p>
    <w:p>
      <w:r>
        <w:t>Periods of Seller inability shorter than a full Mine shift will not be</w:t>
      </w:r>
    </w:p>
    <w:p>
      <w:r>
        <w:t>considered in the calculation of Reliability.</w:t>
      </w:r>
    </w:p>
    <w:p/>
    <w:p/>
    <w:p>
      <w:r>
        <w:t>(iii)    In the event the amount of coal in Buyer's inventory exceeds either (a)</w:t>
      </w:r>
    </w:p>
    <w:p>
      <w:r>
        <w:t>****** tons in total, or (b) for the period from July 1, 2010 to December 31,</w:t>
      </w:r>
    </w:p>
    <w:p>
      <w:r>
        <w:t>2012, ****** tons in the low sulfur coal stockpile or ****** tons in the high</w:t>
      </w:r>
    </w:p>
    <w:p>
      <w:r>
        <w:t>sulfur coal stockpile and Seller does not have coal available for delivery to</w:t>
      </w:r>
    </w:p>
    <w:p>
      <w:r>
        <w:t>the non-exceeding stockpile, then for purposes of determining Reliability the</w:t>
      </w:r>
    </w:p>
    <w:p>
      <w:r>
        <w:t>Buyer's Receiving Facilities shall be deemed to be available to accept delivery</w:t>
      </w:r>
    </w:p>
    <w:p>
      <w:r>
        <w:t>of coal.</w:t>
      </w:r>
    </w:p>
    <w:p/>
    <w:p/>
    <w:p>
      <w:r>
        <w:t>Second, the parties shall determine the Forecast Requirements by using the</w:t>
      </w:r>
    </w:p>
    <w:p>
      <w:r>
        <w:t>Buyer's monthly forecast of end of Contract Year Requirements as specified in</w:t>
      </w:r>
    </w:p>
    <w:p>
      <w:r>
        <w:t>its Monthly Report prepared for the month for which the parties are determining</w:t>
      </w:r>
    </w:p>
    <w:p>
      <w:r>
        <w:t>Reliability Deficiency Tonnage. The volume of Requirements in that forecast</w:t>
      </w:r>
    </w:p>
    <w:p>
      <w:r>
        <w:t>shall be rounded up or down to the nearest ****** tons, with any number ending</w:t>
      </w:r>
    </w:p>
    <w:p>
      <w:r>
        <w:t>with ****** tons or greater being rounded upward, provided, however, that a</w:t>
      </w:r>
    </w:p>
    <w:p>
      <w:r>
        <w:t>value of ****** or greater shall be rounded to ****** (the "Forecast</w:t>
      </w:r>
    </w:p>
    <w:p>
      <w:r>
        <w:t>Requirements").</w:t>
      </w:r>
    </w:p>
    <w:p/>
    <w:p/>
    <w:p>
      <w:r>
        <w:t>Third, the "Reliability Deficiency Tonnage" for the month shall be determined</w:t>
      </w:r>
    </w:p>
    <w:p>
      <w:r>
        <w:t>using the Deficiency Chart below. In the Reliability Deficiency Tonnage Chart,</w:t>
      </w:r>
    </w:p>
    <w:p>
      <w:r>
        <w:t>the first row of numbers across the top represents the Forecast Requirements.</w:t>
      </w:r>
    </w:p>
    <w:p>
      <w:r>
        <w:t>The first column, listing percentages, represents the Reliability as determined</w:t>
      </w:r>
    </w:p>
    <w:p>
      <w:r>
        <w:t>by the parties for the calendar month. The numbers in the matrix represent the</w:t>
      </w:r>
    </w:p>
    <w:p>
      <w:r>
        <w:t>Reliability Deficiency Tonnage in any given month to be reduced from the</w:t>
      </w:r>
    </w:p>
    <w:p>
      <w:r>
        <w:t>Requirements due to inadequate performance of the Receiving Facilities.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Reliability Deficiency Tonnage Chart (determines Reliability Deficiency Tonnage</w:t>
      </w:r>
    </w:p>
    <w:p>
      <w:r>
        <w:t>on monthly basis)</w:t>
      </w:r>
    </w:p>
    <w:p/>
    <w:p/>
    <w:p>
      <w:r>
        <w:t>Forecast Requirement (rounded)</w:t>
      </w:r>
    </w:p>
    <w:p>
      <w:r>
        <w:t>Reliability</w:t>
      </w:r>
    </w:p>
    <w:p>
      <w:r>
        <w:t xml:space="preserve"> 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&gt;=85%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&gt;=80%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&gt;=75%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&gt;=70%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&gt;=65%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&gt;=60%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&gt;=55%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&gt;=50%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&lt;50%</w:t>
      </w:r>
    </w:p>
    <w:p>
      <w:r>
        <w:t>Joint Task Force Discussion</w:t>
      </w:r>
    </w:p>
    <w:p/>
    <w:p/>
    <w:p/>
    <w:p>
      <w:r>
        <w:t>Using the Reliability Deficiency Tonnage Chart, the parties shall calculate the</w:t>
      </w:r>
    </w:p>
    <w:p>
      <w:r>
        <w:t>Reliability Deficiency Tonnage for each month in the Contract Year. The</w:t>
      </w:r>
    </w:p>
    <w:p>
      <w:r>
        <w:t>Requirements for that Contract Year shall be reduced by the sum of the monthly</w:t>
      </w:r>
    </w:p>
    <w:p>
      <w:r>
        <w:t>Reliability Deficiency Tonnages for the Contract Year, excluding any Reliability</w:t>
      </w:r>
    </w:p>
    <w:p>
      <w:r>
        <w:t>Deficiency Tonnage made up pursuant to Section 3.09(c) below.</w:t>
      </w:r>
    </w:p>
    <w:p>
      <w:r>
        <w:t>(c)    Make Up of Reliability Deficiency Tonnage. Buyer shall have the</w:t>
      </w:r>
    </w:p>
    <w:p>
      <w:r>
        <w:t>opportunity to make up Reliability Deficiency Tonnage, subject to the terms of</w:t>
      </w:r>
    </w:p>
    <w:p>
      <w:r>
        <w:t>this Section 3.09. Buyer shall provide written notice of its intent to make up</w:t>
      </w:r>
    </w:p>
    <w:p>
      <w:r>
        <w:t>Reliability Deficiency Tonnage by the tenth (10th) business day of the month</w:t>
      </w:r>
    </w:p>
    <w:p>
      <w:r>
        <w:t>following a month in which the Reliability Deficiency Tonnage has accrued. Once</w:t>
      </w:r>
    </w:p>
    <w:p>
      <w:r>
        <w:t>Buyer provides this notice, Buyer has made a firm commitment to take that</w:t>
      </w:r>
    </w:p>
    <w:p>
      <w:r>
        <w:t>Reliability Deficiency Tonnage. Seller shall deliver such make up tonnage to</w:t>
      </w:r>
    </w:p>
    <w:p>
      <w:r>
        <w:t>Buyer, subject to the limitations set forth in Section 3.09(d) below.</w:t>
      </w:r>
    </w:p>
    <w:p/>
    <w:p/>
    <w:p>
      <w:r>
        <w:t>(d)    Limitations on Make Up Tonnage. Because Seller needs sufficient time to</w:t>
      </w:r>
    </w:p>
    <w:p>
      <w:r>
        <w:t>make up any Reliability Deficiency Tonnage requested to be made up by Buyer, the</w:t>
      </w:r>
    </w:p>
    <w:p>
      <w:r>
        <w:t>total volume of make up tonnage available to Buyer in any Contract Year shall be</w:t>
      </w:r>
    </w:p>
    <w:p>
      <w:r>
        <w:t>limited. The Make Up Limit Chart below describes those limits. The months across</w:t>
      </w:r>
    </w:p>
    <w:p>
      <w:r>
        <w:t>the top of the Make Up Limit Chart represent the month in which the Buyer has</w:t>
      </w:r>
    </w:p>
    <w:p>
      <w:r>
        <w:t>accrued Reliability Deficiency Tonnage. The numbers in the matrix represent the</w:t>
      </w:r>
    </w:p>
    <w:p>
      <w:r>
        <w:t>maximum total make up tons for a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month in which it has accrued Reliability Deficiency Tonnage. Buyer's right to</w:t>
      </w:r>
    </w:p>
    <w:p>
      <w:r>
        <w:t>nominate make up tons for the Contract Year will be further limited to the</w:t>
      </w:r>
    </w:p>
    <w:p>
      <w:r>
        <w:t>Cumulative Maximum Make Up described in the second column of the Make Up Limit</w:t>
      </w:r>
    </w:p>
    <w:p>
      <w:r>
        <w:t>Chart.</w:t>
      </w:r>
    </w:p>
    <w:p/>
    <w:p/>
    <w:p/>
    <w:p/>
    <w:p/>
    <w:p/>
    <w:p/>
    <w:p>
      <w:r>
        <w:t>Make Up Limit Chart</w:t>
      </w:r>
    </w:p>
    <w:p>
      <w:r>
        <w:t xml:space="preserve"> </w:t>
      </w:r>
    </w:p>
    <w:p>
      <w:r>
        <w:t>Tonnage 11Vail11ble (or make-up</w:t>
      </w:r>
    </w:p>
    <w:p>
      <w:r>
        <w:t>Forecast Requirements (rounded)</w:t>
      </w:r>
    </w:p>
    <w:p>
      <w:r>
        <w:t xml:space="preserve"> </w:t>
      </w:r>
    </w:p>
    <w:p>
      <w:r>
        <w:t>Cumulative Maximum</w:t>
      </w:r>
    </w:p>
    <w:p>
      <w:r>
        <w:t>Make Up</w:t>
      </w:r>
    </w:p>
    <w:p>
      <w:r>
        <w:t>July</w:t>
      </w:r>
    </w:p>
    <w:p>
      <w:r>
        <w:t>August</w:t>
      </w:r>
    </w:p>
    <w:p>
      <w:r>
        <w:t>Sept</w:t>
      </w:r>
    </w:p>
    <w:p>
      <w:r>
        <w:t>Oct</w:t>
      </w:r>
    </w:p>
    <w:p>
      <w:r>
        <w:t>Nov</w:t>
      </w:r>
    </w:p>
    <w:p>
      <w:r>
        <w:t>Dec</w:t>
      </w:r>
    </w:p>
    <w:p>
      <w:r>
        <w:t>Jan</w:t>
      </w:r>
    </w:p>
    <w:p>
      <w:r>
        <w:t>Feb</w:t>
      </w:r>
    </w:p>
    <w:p>
      <w:r>
        <w:t>Marc It</w:t>
      </w:r>
    </w:p>
    <w:p>
      <w:r>
        <w:t>April</w:t>
      </w:r>
    </w:p>
    <w:p>
      <w:r>
        <w:t>May</w:t>
      </w:r>
    </w:p>
    <w:p>
      <w:r>
        <w:t>June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/>
    <w:p/>
    <w:p/>
    <w:p/>
    <w:p/>
    <w:p>
      <w:r>
        <w:t>(e)    Payment for Made Up Reliability Deficiency Tonnage. For all Reliability</w:t>
      </w:r>
    </w:p>
    <w:p>
      <w:r>
        <w:t>Deficiency Tonnage for which Buyer requests delivery of make up tonnage pursuant</w:t>
      </w:r>
    </w:p>
    <w:p>
      <w:r>
        <w:t>to Section 3.09(c) above, Buyer shall pay Seller a $****** per ton make up</w:t>
      </w:r>
    </w:p>
    <w:p>
      <w:r>
        <w:t>payment. This $****** per ton payment shall be increased or decreased annually,</w:t>
      </w:r>
    </w:p>
    <w:p>
      <w:r>
        <w:t>in the same manner as the Composite Component described in Section 5.03(b). This</w:t>
      </w:r>
    </w:p>
    <w:p>
      <w:r>
        <w:t>payment shall be set forth in an invoice from Seller to Buyer within fifteen</w:t>
      </w:r>
    </w:p>
    <w:p>
      <w:r>
        <w:t>(15) days after the end of the Contract Year. Buyer shall make a payment of the</w:t>
      </w:r>
    </w:p>
    <w:p>
      <w:r>
        <w:t>$****** per ton payment as adjusted, multiplied by all nominated make up tons.</w:t>
      </w:r>
    </w:p>
    <w:p>
      <w:r>
        <w:t>Seller shall allocate this payment across all tons delivered in June of the</w:t>
      </w:r>
    </w:p>
    <w:p>
      <w:r>
        <w:t>Contract Year.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(f)    Maintenance. Buyer may conduct routine maintenance of its Receiving</w:t>
      </w:r>
    </w:p>
    <w:p>
      <w:r>
        <w:t>Facilities at its convenience during the Monday through Friday time period, but</w:t>
      </w:r>
    </w:p>
    <w:p>
      <w:r>
        <w:t>the unavailability of Receiving Facilities resulting from such maintenance shall</w:t>
      </w:r>
    </w:p>
    <w:p>
      <w:r>
        <w:t>constitute unavailability for purposes of determining Reliability.</w:t>
      </w:r>
    </w:p>
    <w:p/>
    <w:p/>
    <w:p>
      <w:r>
        <w:t>ARTICLE IV</w:t>
      </w:r>
    </w:p>
    <w:p>
      <w:r>
        <w:t>COAL SPECIFICATIONS. ANALYSIS AND WEIGHTS</w:t>
      </w:r>
    </w:p>
    <w:p/>
    <w:p/>
    <w:p>
      <w:r>
        <w:t>4.01    Coal Specifications. Seller shall deliver coal that is substantially</w:t>
      </w:r>
    </w:p>
    <w:p>
      <w:r>
        <w:t>free from impurities and that conforms to the following size and quality</w:t>
      </w:r>
    </w:p>
    <w:p>
      <w:r>
        <w:t>specifications. As regards to size, coal is to average not less than ******</w:t>
      </w:r>
    </w:p>
    <w:p>
      <w:r>
        <w:t>percent above ****** inches as measured using applicable American Society for</w:t>
      </w:r>
    </w:p>
    <w:p>
      <w:r>
        <w:t>Testing Materials (ASTM) standards:</w:t>
      </w:r>
    </w:p>
    <w:p/>
    <w:p/>
    <w:p>
      <w:r>
        <w:t>Top Size:    maximum -****** inches</w:t>
      </w:r>
    </w:p>
    <w:p/>
    <w:p/>
    <w:p>
      <w:r>
        <w:t>Seller shall use all reasonable efforts, within the constraints imposed by the</w:t>
      </w:r>
    </w:p>
    <w:p>
      <w:r>
        <w:t>facilities described in Section 3.08, to supply coal of uniform quality and</w:t>
      </w:r>
    </w:p>
    <w:p>
      <w:r>
        <w:t>reduce the variability of coal from lot to lot and within each lot. Buyer shall</w:t>
      </w:r>
    </w:p>
    <w:p>
      <w:r>
        <w:t>take all reasonable steps to burn Seller's coal and to minimize the burning of</w:t>
      </w:r>
    </w:p>
    <w:p>
      <w:r>
        <w:t>gas. Both parties acknowledge that coal quality will vary from the agreed upon</w:t>
      </w:r>
    </w:p>
    <w:p>
      <w:r>
        <w:t>parameters, and that a certain amount of variation in quality must be</w:t>
      </w:r>
    </w:p>
    <w:p>
      <w:r>
        <w:t>contemplated. In addition, the quality of the coal to be sold and purchased</w:t>
      </w:r>
    </w:p>
    <w:p>
      <w:r>
        <w:t>under this Agreement on an "as received" moisture basis, shall be within the</w:t>
      </w:r>
    </w:p>
    <w:p>
      <w:r>
        <w:t>following guaranteed specifications on a ******·ton lot basis and shall also</w:t>
      </w:r>
    </w:p>
    <w:p>
      <w:r>
        <w:t>meet the guaranteed average specifications noted below:</w:t>
      </w:r>
    </w:p>
    <w:p/>
    <w:p/>
    <w:p>
      <w:r>
        <w:t>(a)    For the purposes of this Agreement, the terms total moisture, ash, and</w:t>
      </w:r>
    </w:p>
    <w:p>
      <w:r>
        <w:t>gross calorific value (BTUs/lb.) are defined by ASTM (Vol. 05.06) D121.0l,</w:t>
      </w:r>
    </w:p>
    <w:p>
      <w:r>
        <w:t>"Standard Terminology of Coal and Coke."</w:t>
      </w:r>
    </w:p>
    <w:p/>
    <w:p/>
    <w:p>
      <w:r>
        <w:t>(b)    The term sulfur dioxide as used in this Agreement means a value</w:t>
      </w:r>
    </w:p>
    <w:p>
      <w:r>
        <w:t>calculated from the gross calorific value and coal sulfur, each given on the</w:t>
      </w:r>
    </w:p>
    <w:p>
      <w:r>
        <w:t>same moisture basis, using the formula below:</w:t>
      </w:r>
    </w:p>
    <w:p/>
    <w:p/>
    <w:p>
      <w:r>
        <w:t>Sulfur dioxide = (20,000) (% Sulfur) / Gross Calorific Value (BTUs/lb.)</w:t>
      </w:r>
    </w:p>
    <w:p/>
    <w:p/>
    <w:p>
      <w:r>
        <w:t>For example, assume for a specific ******-ton lot an as-received gross calorific</w:t>
      </w:r>
    </w:p>
    <w:p>
      <w:r>
        <w:t>value of ****** BTUs/lb. and an as-received coal sulfur of ******%. The sulfur</w:t>
      </w:r>
    </w:p>
    <w:p>
      <w:r>
        <w:t>dioxide value for this lot is then,</w:t>
      </w:r>
    </w:p>
    <w:p>
      <w:r>
        <w:t>Sulfur dioxide (S02) = (20,000) (******) /******</w:t>
      </w:r>
    </w:p>
    <w:p>
      <w:r>
        <w:t>= ****** lbs SO2/MMBTU</w:t>
      </w:r>
    </w:p>
    <w:p>
      <w:r>
        <w:t>(c)    (i)    For the period from July l, 2010 to December 31, 2012, the coal</w:t>
      </w:r>
    </w:p>
    <w:p>
      <w:r>
        <w:t>will be substantially free from impurities and shall conform to the following</w:t>
      </w:r>
    </w:p>
    <w:p>
      <w:r>
        <w:t>specifications on an as­ received moisture basis.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(1) Units 1 and 2:</w:t>
      </w:r>
    </w:p>
    <w:p/>
    <w:p/>
    <w:p/>
    <w:p/>
    <w:p>
      <w:r>
        <w:t>Minimum</w:t>
      </w:r>
    </w:p>
    <w:p/>
    <w:p/>
    <w:p/>
    <w:p/>
    <w:p>
      <w:r>
        <w:t>Maximum.</w:t>
      </w:r>
    </w:p>
    <w:p/>
    <w:p/>
    <w:p/>
    <w:p/>
    <w:p>
      <w:r>
        <w:t>Average</w:t>
      </w:r>
    </w:p>
    <w:p>
      <w:r>
        <w:t>BTUs/lb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Ash %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Moisture 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Sulfur Dioxide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(lbs. SO2/MMBTU)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Calcium Oxide (CaO)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Iron Oxide (Fe2O3)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Combined CaO and Fe2O3 in Ash</w:t>
      </w:r>
    </w:p>
    <w:p>
      <w:r>
        <w:t>******</w:t>
      </w:r>
    </w:p>
    <w:p>
      <w:r>
        <w:t>******</w:t>
      </w:r>
    </w:p>
    <w:p>
      <w:r>
        <w:t>******</w:t>
      </w:r>
    </w:p>
    <w:p/>
    <w:p>
      <w:r>
        <w:t>*Average will be based on ten ******-ton lots on a rolling basis.</w:t>
      </w:r>
    </w:p>
    <w:p/>
    <w:p/>
    <w:p/>
    <w:p/>
    <w:p/>
    <w:p/>
    <w:p/>
    <w:p>
      <w:r>
        <w:t>(2) Unit 3:</w:t>
      </w:r>
    </w:p>
    <w:p/>
    <w:p/>
    <w:p/>
    <w:p/>
    <w:p>
      <w:r>
        <w:t>Minimum</w:t>
      </w:r>
    </w:p>
    <w:p/>
    <w:p/>
    <w:p/>
    <w:p/>
    <w:p>
      <w:r>
        <w:t>Maximum.</w:t>
      </w:r>
    </w:p>
    <w:p/>
    <w:p/>
    <w:p/>
    <w:p/>
    <w:p>
      <w:r>
        <w:t>Average</w:t>
      </w:r>
    </w:p>
    <w:p>
      <w:r>
        <w:t>BTUs/lb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Ash %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Moisture 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Sulfur Dioxide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(lbs. SO2/MMBTU)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Calcium Oxide (CaO)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Iron Oxide (Fe2O3)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Combined CaO and Fe2O3 in Ash</w:t>
      </w:r>
    </w:p>
    <w:p>
      <w:r>
        <w:t>******</w:t>
      </w:r>
    </w:p>
    <w:p>
      <w:r>
        <w:t>******</w:t>
      </w:r>
    </w:p>
    <w:p>
      <w:r>
        <w:t>******</w:t>
      </w:r>
    </w:p>
    <w:p/>
    <w:p>
      <w:r>
        <w:t>* Average will be based on ten ******-ton lots on a rolling basis.</w:t>
      </w:r>
    </w:p>
    <w:p>
      <w:r>
        <w:t>** In addition, the coal will have average BTUs/lb not lower than ****** BTUs/lb</w:t>
      </w:r>
    </w:p>
    <w:p>
      <w:r>
        <w:t>from the Effective Date until December 31, 2012.</w:t>
      </w:r>
    </w:p>
    <w:p/>
    <w:p/>
    <w:p/>
    <w:p/>
    <w:p>
      <w:r>
        <w:t>(ii)    For the period from January 1, 2013 to December 31, 2016, the coal will</w:t>
      </w:r>
    </w:p>
    <w:p>
      <w:r>
        <w:t>be substantially free from impurities and shall conform to the following</w:t>
      </w:r>
    </w:p>
    <w:p>
      <w:r>
        <w:t>specifications on an as­ received moisture basis for Units 1, 2, and 3.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 xml:space="preserve"> </w:t>
      </w:r>
    </w:p>
    <w:p/>
    <w:p/>
    <w:p/>
    <w:p/>
    <w:p>
      <w:r>
        <w:t>Minimum</w:t>
      </w:r>
    </w:p>
    <w:p/>
    <w:p/>
    <w:p/>
    <w:p/>
    <w:p>
      <w:r>
        <w:t>Maximum.</w:t>
      </w:r>
    </w:p>
    <w:p/>
    <w:p/>
    <w:p/>
    <w:p/>
    <w:p>
      <w:r>
        <w:t>Average</w:t>
      </w:r>
    </w:p>
    <w:p>
      <w:r>
        <w:t>BTUs/lb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Ash %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Moisture 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Sulfur Dioxide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(lbs. SO2/MMBTU)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Calcium Oxide (CaO)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Iron Oxide (Fe2O3)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Combined CaO and Fe2O3 in Ash</w:t>
      </w:r>
    </w:p>
    <w:p>
      <w:r>
        <w:t>******</w:t>
      </w:r>
    </w:p>
    <w:p>
      <w:r>
        <w:t>******</w:t>
      </w:r>
    </w:p>
    <w:p>
      <w:r>
        <w:t>******</w:t>
      </w:r>
    </w:p>
    <w:p/>
    <w:p/>
    <w:p/>
    <w:p>
      <w:r>
        <w:t>* Average will be based on ten ******-ton lots on a rolling basis.</w:t>
      </w:r>
    </w:p>
    <w:p>
      <w:r>
        <w:t>** Average to be determined on a monthly basis, subject to Section 4.0l(e).</w:t>
      </w:r>
    </w:p>
    <w:p>
      <w:r>
        <w:t>(d) Rounding of Sulfur Dioxide Values. Average sulfur dioxide values for each</w:t>
      </w:r>
    </w:p>
    <w:p>
      <w:r>
        <w:t>******-ton lot of coal, any ten ******-ton lots, and on a monthly basis of coal</w:t>
      </w:r>
    </w:p>
    <w:p>
      <w:r>
        <w:t>shall be calculated to three decimal places and rounded to two. Decimals of .005</w:t>
      </w:r>
    </w:p>
    <w:p>
      <w:r>
        <w:t>or more shall be rounded up to</w:t>
      </w:r>
    </w:p>
    <w:p>
      <w:r>
        <w:t>.01, and decimals of less than .005 shall be rounded down to .00.</w:t>
      </w:r>
    </w:p>
    <w:p/>
    <w:p/>
    <w:p>
      <w:r>
        <w:t>(e) Sulfur Dioxide Maximum and Average Quality Specifications. In the course of</w:t>
      </w:r>
    </w:p>
    <w:p>
      <w:r>
        <w:t>delivery of coal by Seller to Buyer for the period January l, 2013 to December</w:t>
      </w:r>
    </w:p>
    <w:p>
      <w:r>
        <w:t>31, 2016, Seller shall make it a priority to deliver coal with sulfur dioxide</w:t>
      </w:r>
    </w:p>
    <w:p>
      <w:r>
        <w:t>levels below the maximum level of ****** lbs. SO2/MMBTU. Deliveries in a</w:t>
      </w:r>
    </w:p>
    <w:p>
      <w:r>
        <w:t>calendar month shall average ****** lbs SO2/MMBTU or less, provided, however,</w:t>
      </w:r>
    </w:p>
    <w:p>
      <w:r>
        <w:t>that from January 1, 2013 to December 31, 2016 the monthly average sulfur</w:t>
      </w:r>
    </w:p>
    <w:p>
      <w:r>
        <w:t>dioxide level may exceed the SO2/MMBTU levels in the following table up to but</w:t>
      </w:r>
    </w:p>
    <w:p>
      <w:r>
        <w:t>no more than the number of times set forth in the column labeled "Variance</w:t>
      </w:r>
    </w:p>
    <w:p>
      <w:r>
        <w:t>Months":</w:t>
      </w:r>
    </w:p>
    <w:p/>
    <w:p/>
    <w:p/>
    <w:p/>
    <w:p/>
    <w:p/>
    <w:p>
      <w:r>
        <w:t>SQ2/MMBTU Level</w:t>
      </w:r>
    </w:p>
    <w:p>
      <w:r>
        <w:t>Variance Months</w:t>
      </w:r>
    </w:p>
    <w:p>
      <w:r>
        <w:t>******, but ≤ ******</w:t>
      </w:r>
    </w:p>
    <w:p>
      <w:r>
        <w:t>******</w:t>
      </w:r>
    </w:p>
    <w:p>
      <w:r>
        <w:t>******, but ≤  ******</w:t>
      </w:r>
    </w:p>
    <w:p>
      <w:r>
        <w:t>******</w:t>
      </w:r>
    </w:p>
    <w:p>
      <w:r>
        <w:t>******, but ≤  ******</w:t>
      </w:r>
    </w:p>
    <w:p>
      <w:r>
        <w:t>******</w:t>
      </w:r>
    </w:p>
    <w:p>
      <w:r>
        <w:t>******.but ≤ ******</w:t>
      </w:r>
    </w:p>
    <w:p>
      <w:r>
        <w:t>******</w:t>
      </w:r>
    </w:p>
    <w:p/>
    <w:p/>
    <w:p/>
    <w:p/>
    <w:p/>
    <w:p>
      <w:r>
        <w:t>The Variance Months in the table are cumulative. For example, variance in excess</w:t>
      </w:r>
    </w:p>
    <w:p>
      <w:r>
        <w:t>of</w:t>
      </w:r>
    </w:p>
    <w:p>
      <w:r>
        <w:t>****** lbs. SO2/MMBTU is also a variance in excess of ****** lbs. SO2/MMBTU,</w:t>
      </w:r>
    </w:p>
    <w:p>
      <w:r>
        <w:t>******lbs. SO2/MMBTU and ****** lbs. SO2/MMBTU.</w:t>
      </w:r>
    </w:p>
    <w:p/>
    <w:p/>
    <w:p/>
    <w:p/>
    <w:p>
      <w:r>
        <w:t>23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In addition, (i) the average sulfur dioxide levels for deliveries made in a</w:t>
      </w:r>
    </w:p>
    <w:p>
      <w:r>
        <w:t>calendar six month period (i.e. July to December and January to June) will not</w:t>
      </w:r>
    </w:p>
    <w:p>
      <w:r>
        <w:t>exceed ****** lbs. SO2/MMBTU and (ii) the average sulfur dioxide levels for the</w:t>
      </w:r>
    </w:p>
    <w:p>
      <w:r>
        <w:t>period January l, 2013 to December 31, 2016 will not exceed ****** lbs.</w:t>
      </w:r>
    </w:p>
    <w:p>
      <w:r>
        <w:t>SO2/MMBTU.</w:t>
      </w:r>
    </w:p>
    <w:p/>
    <w:p/>
    <w:p>
      <w:r>
        <w:t>Buyer and Seller shall work cooperatively to minimize the deviation from the</w:t>
      </w:r>
    </w:p>
    <w:p>
      <w:r>
        <w:t>Average quality specifications, and to forecast and plan for such deviations.</w:t>
      </w:r>
    </w:p>
    <w:p/>
    <w:p/>
    <w:p>
      <w:r>
        <w:t>If (i) Seller is delivering coal that exceeds ****** lbs SO2/MMBTU or (ii)</w:t>
      </w:r>
    </w:p>
    <w:p>
      <w:r>
        <w:t>Seller has delivered coal with a monthly average sulfur dioxide level higher</w:t>
      </w:r>
    </w:p>
    <w:p>
      <w:r>
        <w:t>than ****** more often than contemplated by the provision for Variance Months.</w:t>
      </w:r>
    </w:p>
    <w:p>
      <w:r>
        <w:t>as evidenced by samples provided for in Section 4.02, and Buyer reasonably</w:t>
      </w:r>
    </w:p>
    <w:p>
      <w:r>
        <w:t>determines, despite Buyer's commercially reasonable efforts to manage the coal</w:t>
      </w:r>
    </w:p>
    <w:p>
      <w:r>
        <w:t>to avoid exceeding air quality permit limitations, that such coal cannot be</w:t>
      </w:r>
    </w:p>
    <w:p>
      <w:r>
        <w:t>burned in Buyer's Plant without exceeding air quality permit limitations, then</w:t>
      </w:r>
    </w:p>
    <w:p>
      <w:r>
        <w:t>Buyer shall have the right to suspend deliveries of coal until such time as</w:t>
      </w:r>
    </w:p>
    <w:p>
      <w:r>
        <w:t>Seller provides reasonable assurance to Buyer that future deliveries of coal</w:t>
      </w:r>
    </w:p>
    <w:p>
      <w:r>
        <w:t>will not exceed ****** lbs SO2/MMBTU pursuant to Sections 4.01 and 4.02 or that</w:t>
      </w:r>
    </w:p>
    <w:p>
      <w:r>
        <w:t>Seller will not further exceed the allotted number of Variance Months. The Joint</w:t>
      </w:r>
    </w:p>
    <w:p>
      <w:r>
        <w:t>Task Force shall meet within 24 hours of any such suspension in an effort to</w:t>
      </w:r>
    </w:p>
    <w:p>
      <w:r>
        <w:t>restore deliveries. For the purposes of Section 3.09, during the period of any</w:t>
      </w:r>
    </w:p>
    <w:p>
      <w:r>
        <w:t>such suspension Buyer's Receiving Facilities shall be deemed to be available to</w:t>
      </w:r>
    </w:p>
    <w:p>
      <w:r>
        <w:t>receive the delivery of coal.</w:t>
      </w:r>
    </w:p>
    <w:p/>
    <w:p/>
    <w:p>
      <w:r>
        <w:t>(f)    Iron Oxide and Calcium Oxide Premium and Penalties. A ******-ton lot</w:t>
      </w:r>
    </w:p>
    <w:p>
      <w:r>
        <w:t>containing coal with an Iron Oxide, Calcium Oxide or Combined Iron Oxide and</w:t>
      </w:r>
    </w:p>
    <w:p>
      <w:r>
        <w:t>Calcium Oxide value greater than the percentages specified in this Section 4.01</w:t>
      </w:r>
    </w:p>
    <w:p>
      <w:r>
        <w:t>will be subject to a penalty of $****** per ton. Only a single penalty of</w:t>
      </w:r>
    </w:p>
    <w:p>
      <w:r>
        <w:t>$****** per ton shall apply to any ******-ton lot, even if the coal exceeds more</w:t>
      </w:r>
    </w:p>
    <w:p>
      <w:r>
        <w:t>than one of the Iron Oxide, Calcium Oxide or Combined Iron Oxide and Calcium</w:t>
      </w:r>
    </w:p>
    <w:p>
      <w:r>
        <w:t>Oxide percentages specified in this Section 4.01. A ******-ton lot containing</w:t>
      </w:r>
    </w:p>
    <w:p>
      <w:r>
        <w:t>coal with an Iron Oxide, Calcium Oxide, and Combined Iron Oxide and Calcium</w:t>
      </w:r>
    </w:p>
    <w:p>
      <w:r>
        <w:t>Oxide value less than or equal to the percentages specified in this Section 4.01</w:t>
      </w:r>
    </w:p>
    <w:p>
      <w:r>
        <w:t>will be subject to a premium of $****** per ton. Only a single premium of</w:t>
      </w:r>
    </w:p>
    <w:p>
      <w:r>
        <w:t>$****** per ton shall apply to any ******-ton lot. These premiums and penalties</w:t>
      </w:r>
    </w:p>
    <w:p>
      <w:r>
        <w:t>shall be settled monthly. These premiums and penalties shall be increased or</w:t>
      </w:r>
    </w:p>
    <w:p>
      <w:r>
        <w:t>decreased annually, in the same manner as the Composite Component described in</w:t>
      </w:r>
    </w:p>
    <w:p>
      <w:r>
        <w:t>Section 5.03(b).</w:t>
      </w:r>
    </w:p>
    <w:p/>
    <w:p/>
    <w:p>
      <w:r>
        <w:t>(g)    Ash Fusion Temperatures and Ash Constituents. The parties acknowledge</w:t>
      </w:r>
    </w:p>
    <w:p>
      <w:r>
        <w:t>that the ash fusion temperatures and constituents in the ash, though not</w:t>
      </w:r>
    </w:p>
    <w:p>
      <w:r>
        <w:t>addressed in the quality specifications set forth above, can dramatically affect</w:t>
      </w:r>
    </w:p>
    <w:p>
      <w:r>
        <w:t>operations at the Plant. If Plant operations are adversely affected by ash</w:t>
      </w:r>
    </w:p>
    <w:p>
      <w:r>
        <w:t>fusion temperatures and ash constituents, Seller and Buyer shall promptly work</w:t>
      </w:r>
    </w:p>
    <w:p>
      <w:r>
        <w:t>together in good faith through the Joint Task Force to develop reasonable and</w:t>
      </w:r>
    </w:p>
    <w:p>
      <w:r>
        <w:t>equitable procedures for mitigating such adverse impacts (e.g., by blending to</w:t>
      </w:r>
    </w:p>
    <w:p>
      <w:r>
        <w:t>prevent fouling or slagging to the extent that such blending can be accomplished</w:t>
      </w:r>
    </w:p>
    <w:p>
      <w:r>
        <w:t>consistent with achieving the quality specifications set forth above). Buyer</w:t>
      </w:r>
    </w:p>
    <w:p>
      <w:r>
        <w:t>acknowledges that Seller's mine plan for complying with the Two-Stream Delivery</w:t>
      </w:r>
    </w:p>
    <w:p>
      <w:r>
        <w:t>scheme for achieving SO2 compliance of U n its1 and 2 or to assure deliveries in</w:t>
      </w:r>
    </w:p>
    <w:p>
      <w:r>
        <w:t>a single stream to meet SO2 specifications may restrict Seller's ability to use</w:t>
      </w:r>
    </w:p>
    <w:p>
      <w:r>
        <w:t>blending of coal seams to mitigate such adverse impacts.</w:t>
      </w:r>
    </w:p>
    <w:p/>
    <w:p/>
    <w:p>
      <w:r>
        <w:t>4.02</w:t>
      </w:r>
    </w:p>
    <w:p>
      <w:r>
        <w:t>Sampling and Analysis.</w:t>
      </w:r>
    </w:p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(a)    General Procedures. Coal sampling, sample reduction, sample preparation,</w:t>
      </w:r>
    </w:p>
    <w:p>
      <w:r>
        <w:t>laboratory analysis procedures, and bias testing of both the Buyer and the</w:t>
      </w:r>
    </w:p>
    <w:p>
      <w:r>
        <w:t>Seller shall conform with the most recent ASTM guidelines, methods and/or</w:t>
      </w:r>
    </w:p>
    <w:p>
      <w:r>
        <w:t>procedures, unless otherwise agreed to by Buyer and Seller.</w:t>
      </w:r>
    </w:p>
    <w:p/>
    <w:p/>
    <w:p>
      <w:r>
        <w:t>(b)    Coal Sampling and Analysis. Buyer at its cost shall sample all coal as it</w:t>
      </w:r>
    </w:p>
    <w:p>
      <w:r>
        <w:t>is delivered to the Plant on the receiving belt from the Mine using a mechanical</w:t>
      </w:r>
    </w:p>
    <w:p>
      <w:r>
        <w:t>sampling system. The sampling system will composite, crush, and divide sample</w:t>
      </w:r>
    </w:p>
    <w:p>
      <w:r>
        <w:t>increments of coal to provide a final stage mechanical sample for each "batch"</w:t>
      </w:r>
    </w:p>
    <w:p>
      <w:r>
        <w:t>of coal as it is delivered for use in either Units 1 and 2 or Unit 3. A "batch"</w:t>
      </w:r>
    </w:p>
    <w:p>
      <w:r>
        <w:t>of coal will be defined as a stream of coal, which the parties contemplate will</w:t>
      </w:r>
    </w:p>
    <w:p>
      <w:r>
        <w:t>ordinarily be delivered in a period the duration of which shall be determined</w:t>
      </w:r>
    </w:p>
    <w:p>
      <w:r>
        <w:t>and agreed upon by the Joint Task Force established by Section 4.08, that is</w:t>
      </w:r>
    </w:p>
    <w:p>
      <w:r>
        <w:t>designated for use in Units 1and 2 or in Unit 3 under the Two-Stream Delivery</w:t>
      </w:r>
    </w:p>
    <w:p>
      <w:r>
        <w:t>for the period from July 1, 2010 to December 31, 2012, and for single stream</w:t>
      </w:r>
    </w:p>
    <w:p>
      <w:r>
        <w:t>coal deliveries thereafter. Buyer will prepare three (3) splits of each sample</w:t>
      </w:r>
    </w:p>
    <w:p>
      <w:r>
        <w:t>and will prepare a sample tag that accurately records the number of tons of</w:t>
      </w:r>
    </w:p>
    <w:p>
      <w:r>
        <w:t>deliveries that are represented by each sample as well as the time and date and</w:t>
      </w:r>
    </w:p>
    <w:p>
      <w:r>
        <w:t>the Units designated for delivery. A split of each sample will be prepared and</w:t>
      </w:r>
    </w:p>
    <w:p>
      <w:r>
        <w:t>tagged by Buyer and will then be promptly provided to Seller to be analyzed by</w:t>
      </w:r>
    </w:p>
    <w:p>
      <w:r>
        <w:t>Seller's laboratory for the purpose of measuring the quality of the coal in</w:t>
      </w:r>
    </w:p>
    <w:p>
      <w:r>
        <w:t>accordance with the quality specifications set forth in this Agreement. Seller</w:t>
      </w:r>
    </w:p>
    <w:p>
      <w:r>
        <w:t>is not required to analyze for Iron Oxide or Calcium Oxide percentages. Seller</w:t>
      </w:r>
    </w:p>
    <w:p>
      <w:r>
        <w:t>will transmit electronically the results of each analysis to Buyer as soon as</w:t>
      </w:r>
    </w:p>
    <w:p>
      <w:r>
        <w:t>they are available. Buyer shall analyze the Iron Oxide and Calcium Oxide</w:t>
      </w:r>
    </w:p>
    <w:p>
      <w:r>
        <w:t>percentages at Buyer's laboratory, and will transmit electronically the results</w:t>
      </w:r>
    </w:p>
    <w:p>
      <w:r>
        <w:t>of each analysis to Seller as soon as they are available. Because a "batch" of</w:t>
      </w:r>
    </w:p>
    <w:p>
      <w:r>
        <w:t>coal will likely contain less than the ****** tons required as the lot size</w:t>
      </w:r>
    </w:p>
    <w:p>
      <w:r>
        <w:t>under Section 4.02, the parties shall utilize a mathematical calculation, as</w:t>
      </w:r>
    </w:p>
    <w:p>
      <w:r>
        <w:t>described in Exhibit A, to determine the quality of each lot. The results of</w:t>
      </w:r>
    </w:p>
    <w:p>
      <w:r>
        <w:t>Buyer's sampling and Buyer's and Seller's laboratory analysis, as applicable,</w:t>
      </w:r>
    </w:p>
    <w:p>
      <w:r>
        <w:t>shall be accepted as the quality and characteristics of the coal, except as</w:t>
      </w:r>
    </w:p>
    <w:p>
      <w:r>
        <w:t>provided in Section 4.02(c).</w:t>
      </w:r>
    </w:p>
    <w:p/>
    <w:p/>
    <w:p>
      <w:r>
        <w:t>(c)    Referee Samples. Buyer may analyze a split of each sample and will store</w:t>
      </w:r>
    </w:p>
    <w:p>
      <w:r>
        <w:t>a third split, to be used as a referee sample in the event that Buyer or Seller</w:t>
      </w:r>
    </w:p>
    <w:p>
      <w:r>
        <w:t>disagrees with the analysis performed by the other party. These referee samples</w:t>
      </w:r>
    </w:p>
    <w:p>
      <w:r>
        <w:t>will be stored by Buyer for sixty (60) days after the end of the month in which</w:t>
      </w:r>
    </w:p>
    <w:p>
      <w:r>
        <w:t>they are collected, and then discarded. Either party, upon notice to the other</w:t>
      </w:r>
    </w:p>
    <w:p>
      <w:r>
        <w:t>party, may request that the referee split be promptly delivered to a recognized,</w:t>
      </w:r>
    </w:p>
    <w:p>
      <w:r>
        <w:t>independent commercial testing organization chosen by the Joint Task Force</w:t>
      </w:r>
    </w:p>
    <w:p>
      <w:r>
        <w:t>described in Section 4.08. If the Joint Task Force is unable to agree on the</w:t>
      </w:r>
    </w:p>
    <w:p>
      <w:r>
        <w:t>designated testing organization within forty-eight (48) hours after a party</w:t>
      </w:r>
    </w:p>
    <w:p>
      <w:r>
        <w:t>requests analysis of the referee sample, then both parties shall promptly and</w:t>
      </w:r>
    </w:p>
    <w:p>
      <w:r>
        <w:t>jointly engage SGS Mineral Services' Denver lab to perform the referee testing</w:t>
      </w:r>
    </w:p>
    <w:p>
      <w:r>
        <w:t>contemplated by this Section 4.02(c). The parties shall instruct the testing</w:t>
      </w:r>
    </w:p>
    <w:p>
      <w:r>
        <w:t>organization to promptly analyze the sample and provide the results of the</w:t>
      </w:r>
    </w:p>
    <w:p>
      <w:r>
        <w:t>analysis to Buyer and Seller without delay. The results of the analysis shall be</w:t>
      </w:r>
    </w:p>
    <w:p>
      <w:r>
        <w:t>accepted as representative of the quality and characteristics of the sample. The</w:t>
      </w:r>
    </w:p>
    <w:p>
      <w:r>
        <w:t>cost of the analysis of the referee sample shall be borne equally by the</w:t>
      </w:r>
    </w:p>
    <w:p>
      <w:r>
        <w:t>parties.</w:t>
      </w:r>
    </w:p>
    <w:p/>
    <w:p/>
    <w:p>
      <w:r>
        <w:t>(d)    Representative. Each party shall have the right at its own risk and</w:t>
      </w:r>
    </w:p>
    <w:p>
      <w:r>
        <w:t>expense to have a representative present at any and all times to observe the</w:t>
      </w:r>
    </w:p>
    <w:p>
      <w:r>
        <w:t>sampling and analysis of the coal.</w:t>
      </w:r>
    </w:p>
    <w:p/>
    <w:p/>
    <w:p>
      <w:r>
        <w:t>25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(e)    Coal Parameters Tested. A short proximate analysis including percent of</w:t>
      </w:r>
    </w:p>
    <w:p>
      <w:r>
        <w:t>total moisture, percent of ash, percent of sulfur, BTUs/lb., and additionally</w:t>
      </w:r>
    </w:p>
    <w:p>
      <w:r>
        <w:t>the percent of iron oxide and percent of calcium oxide will be completed on each</w:t>
      </w:r>
    </w:p>
    <w:p>
      <w:r>
        <w:t>of Seller's sample analyses as well as on each referee sample that is analyzed.</w:t>
      </w:r>
    </w:p>
    <w:p>
      <w:r>
        <w:t>The results of all such analyses will be reported on an "as­ received" as well</w:t>
      </w:r>
    </w:p>
    <w:p>
      <w:r>
        <w:t>as a "dry basis."</w:t>
      </w:r>
    </w:p>
    <w:p/>
    <w:p/>
    <w:p>
      <w:r>
        <w:t>(f)    Missing or Damaged Samples. Buyer will take reasonable measures to insure</w:t>
      </w:r>
    </w:p>
    <w:p>
      <w:r>
        <w:t>that all coal is properly sampled; provided, however, that: (i) if the Plant</w:t>
      </w:r>
    </w:p>
    <w:p>
      <w:r>
        <w:t>experiences temporary coal sampler down time, Buyer will so notify Seller, and</w:t>
      </w:r>
    </w:p>
    <w:p>
      <w:r>
        <w:t>Seller will, until notified otherwise by Buyer, take samples with its coal</w:t>
      </w:r>
    </w:p>
    <w:p>
      <w:r>
        <w:t>blending sampler, split and tag samples in the manner described in Section</w:t>
      </w:r>
    </w:p>
    <w:p>
      <w:r>
        <w:t>4.02(b), and provide two splits of each sample to Buyer; and (ii) in the event</w:t>
      </w:r>
    </w:p>
    <w:p>
      <w:r>
        <w:t>of missed, lost or damaged samples, the immediately preceding calendar month's</w:t>
      </w:r>
    </w:p>
    <w:p>
      <w:r>
        <w:t>weighted average coal quality for the applicable high or low sulfur stream or</w:t>
      </w:r>
    </w:p>
    <w:p>
      <w:r>
        <w:t>for the single stream delivered after January 1, 2013 will be used in place of</w:t>
      </w:r>
    </w:p>
    <w:p>
      <w:r>
        <w:t>the missed, lost or damaged sample analysis for purposes of determining quality</w:t>
      </w:r>
    </w:p>
    <w:p>
      <w:r>
        <w:t>under this Agreement.</w:t>
      </w:r>
    </w:p>
    <w:p/>
    <w:p/>
    <w:p>
      <w:r>
        <w:t>(g)    Diverted Coal. For the purpose of diverting coal under Section 4.04(d)(4)</w:t>
      </w:r>
    </w:p>
    <w:p>
      <w:r>
        <w:t>of this Agreement, coal quality will be determined using Seller's on-line</w:t>
      </w:r>
    </w:p>
    <w:p>
      <w:r>
        <w:t>analyzer. The parties acknowledge that Seller's on-line analyzer measures sulfur</w:t>
      </w:r>
    </w:p>
    <w:p>
      <w:r>
        <w:t>content and that computation of sulfur dioxide values using the on-line analyzer</w:t>
      </w:r>
    </w:p>
    <w:p>
      <w:r>
        <w:t>requires Buyer to make certain assumptions regarding the moisture ash free (MAF)</w:t>
      </w:r>
    </w:p>
    <w:p>
      <w:r>
        <w:t>BTU content of the coal, which assumptions Buyer hereby agrees to make in good</w:t>
      </w:r>
    </w:p>
    <w:p>
      <w:r>
        <w:t>faith based on its experience. The parties further acknowledge that the on-line</w:t>
      </w:r>
    </w:p>
    <w:p>
      <w:r>
        <w:t>analyzer does not result in compliance with ASTM standards. This provision shall</w:t>
      </w:r>
    </w:p>
    <w:p>
      <w:r>
        <w:t>be of no further force or effect as of January 1, 2013.</w:t>
      </w:r>
    </w:p>
    <w:p/>
    <w:p/>
    <w:p>
      <w:r>
        <w:t>4.03</w:t>
      </w:r>
    </w:p>
    <w:p>
      <w:r>
        <w:t>Weighing.</w:t>
      </w:r>
    </w:p>
    <w:p/>
    <w:p/>
    <w:p/>
    <w:p>
      <w:r>
        <w:t>(a)    Buyer's Scales. Buyer shall weigh the coal delivered under this Agreement</w:t>
      </w:r>
    </w:p>
    <w:p>
      <w:r>
        <w:t>on Buyer's scales operated and maintained at Buyer's expense at the Point of</w:t>
      </w:r>
    </w:p>
    <w:p>
      <w:r>
        <w:t>Delivery. Buyer shall provide Seller with a daily copy of the scale weights that</w:t>
      </w:r>
    </w:p>
    <w:p>
      <w:r>
        <w:t>match the samples provided for in Section 4.02(b). The weight thus determined</w:t>
      </w:r>
    </w:p>
    <w:p>
      <w:r>
        <w:t>shall be accepted as the quantity of coal for which invoices are rendered and</w:t>
      </w:r>
    </w:p>
    <w:p>
      <w:r>
        <w:t>payments made under this Agreement.</w:t>
      </w:r>
    </w:p>
    <w:p/>
    <w:p/>
    <w:p>
      <w:r>
        <w:t>(b)    Tests. Regular calibration and maintenance schedules will be adhered to</w:t>
      </w:r>
    </w:p>
    <w:p>
      <w:r>
        <w:t>at Buyer's expense, using National Institute of Standards and Technology</w:t>
      </w:r>
    </w:p>
    <w:p>
      <w:r>
        <w:t>Handbook 44 guidelines or mutually agreed upon methods and procedures. In</w:t>
      </w:r>
    </w:p>
    <w:p>
      <w:r>
        <w:t>addition, Wyoming State certification of the scales will be maintained at</w:t>
      </w:r>
    </w:p>
    <w:p>
      <w:r>
        <w:t>Buyer's expense at all times. Either party may at any time request a prompt test</w:t>
      </w:r>
    </w:p>
    <w:p>
      <w:r>
        <w:t>and adjustment of the scales, the results of which shall be certified by an</w:t>
      </w:r>
    </w:p>
    <w:p>
      <w:r>
        <w:t>independent weighing and inspection bureau or other mutually acceptable</w:t>
      </w:r>
    </w:p>
    <w:p>
      <w:r>
        <w:t>independent organization, all at the expense of the party requesting the tei.t,</w:t>
      </w:r>
    </w:p>
    <w:p>
      <w:r>
        <w:t>provided, however, that if such test reveals an error in weights in excess of</w:t>
      </w:r>
    </w:p>
    <w:p>
      <w:r>
        <w:t>one-half of 1 percent, the party benefiting from the error shall bear the costs</w:t>
      </w:r>
    </w:p>
    <w:p>
      <w:r>
        <w:t>of the test. If the scales are found to be in error in excess of one-half of</w:t>
      </w:r>
    </w:p>
    <w:p>
      <w:r>
        <w:t>1percent, the Joint Task Force established under Section 4.08 shall promptly</w:t>
      </w:r>
    </w:p>
    <w:p>
      <w:r>
        <w:t>attempt to reach a mutually agreeable settlement concerning the tonnage</w:t>
      </w:r>
    </w:p>
    <w:p>
      <w:r>
        <w:t>delivered during the period following the last scale test. If the Joint Task</w:t>
      </w:r>
    </w:p>
    <w:p>
      <w:r>
        <w:t>Force is unable to reach a prompt settlement, the tonnage for all coal delivered</w:t>
      </w:r>
    </w:p>
    <w:p>
      <w:r>
        <w:t>under this Agreement during the entire period subsequent to the last scale test</w:t>
      </w:r>
    </w:p>
    <w:p>
      <w:r>
        <w:t>shall be adjusted upwards or downwards, as the case may be, for 50 percent of</w:t>
      </w:r>
    </w:p>
    <w:p>
      <w:r>
        <w:t>any correction made to the scales, and Seller shall issue to Buyer a debit or</w:t>
      </w:r>
    </w:p>
    <w:p>
      <w:r>
        <w:t>credit memorandum therefor.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(c)    Representatives. Seller shall have the right, at its sole risk and</w:t>
      </w:r>
    </w:p>
    <w:p>
      <w:r>
        <w:t>expense, to have a representative present to observe the weighing of the coal</w:t>
      </w:r>
    </w:p>
    <w:p>
      <w:r>
        <w:t>and the scale maintenance calibration and certification procedures.</w:t>
      </w:r>
    </w:p>
    <w:p/>
    <w:p/>
    <w:p>
      <w:r>
        <w:t>4.04</w:t>
      </w:r>
    </w:p>
    <w:p>
      <w:r>
        <w:t>Buyer's Remedies When Coal Does Not Meet Specifications.</w:t>
      </w:r>
    </w:p>
    <w:p/>
    <w:p/>
    <w:p/>
    <w:p>
      <w:r>
        <w:t>(a)    Term. This Section 4.04 shall apply to coal delivered for Units 1and 2</w:t>
      </w:r>
    </w:p>
    <w:p>
      <w:r>
        <w:t>from July 1, 2010 to December 31, 2012.</w:t>
      </w:r>
    </w:p>
    <w:p/>
    <w:p/>
    <w:p>
      <w:r>
        <w:t>(b)    General. The objective of both parties is to develop and implement a coal</w:t>
      </w:r>
    </w:p>
    <w:p>
      <w:r>
        <w:t>handling system at the Mine and at the Plant that will ensure compliance,</w:t>
      </w:r>
    </w:p>
    <w:p>
      <w:r>
        <w:t>consistent with the gas co-firing alternative, with Wyoming Department of</w:t>
      </w:r>
    </w:p>
    <w:p>
      <w:r>
        <w:t>Environmental Quality ("DEQ") SO2 regulations. Seller shall take all reasonable</w:t>
      </w:r>
    </w:p>
    <w:p>
      <w:r>
        <w:t>steps to (1) deliver coal to Units 1 and 2 in 10,000- ton lots with a sulfur</w:t>
      </w:r>
    </w:p>
    <w:p>
      <w:r>
        <w:t>dioxide value that meets the relevant specification in pounds SO2/MMBTU, and (2)</w:t>
      </w:r>
    </w:p>
    <w:p>
      <w:r>
        <w:t>reduce the variability of coal from lot to lot and within each lot. Buyer shall</w:t>
      </w:r>
    </w:p>
    <w:p>
      <w:r>
        <w:t>take all reasonable steps to burn Seller's coal and to minimize the burning of</w:t>
      </w:r>
    </w:p>
    <w:p>
      <w:r>
        <w:t>gas. Both parties acknowledge that coal quality will vary from the agreed upon</w:t>
      </w:r>
    </w:p>
    <w:p>
      <w:r>
        <w:t>parameters, and that a certain amount of variation in quality must be</w:t>
      </w:r>
    </w:p>
    <w:p>
      <w:r>
        <w:t>contemplated.</w:t>
      </w:r>
    </w:p>
    <w:p/>
    <w:p/>
    <w:p>
      <w:r>
        <w:t>(c)    Purpose of Remedies. The purpose of the remedies described below is to</w:t>
      </w:r>
    </w:p>
    <w:p>
      <w:r>
        <w:t>deal specifically with certain enumerated circumstances where the parties</w:t>
      </w:r>
    </w:p>
    <w:p>
      <w:r>
        <w:t>believe that failure to define the remedies for quality variations would lead to</w:t>
      </w:r>
    </w:p>
    <w:p>
      <w:r>
        <w:t>irreconcilable differences. The delineation of remedies for these circumstances</w:t>
      </w:r>
    </w:p>
    <w:p>
      <w:r>
        <w:t>does not imply that Buyer either has or does not have remedies available if</w:t>
      </w:r>
    </w:p>
    <w:p>
      <w:r>
        <w:t>Seller delivers coal that does not comply with the specifications set forth in</w:t>
      </w:r>
    </w:p>
    <w:p>
      <w:r>
        <w:t>Section 4.01 in circumstances other than those delineated below, it being</w:t>
      </w:r>
    </w:p>
    <w:p>
      <w:r>
        <w:t>understood that the parties will rely on such general legal principles to</w:t>
      </w:r>
    </w:p>
    <w:p>
      <w:r>
        <w:t>determine whether Buyer is entitled to a remedy for a circumstance not</w:t>
      </w:r>
    </w:p>
    <w:p>
      <w:r>
        <w:t>enumerated below. If Seller does not comply with the specifications set forth in</w:t>
      </w:r>
    </w:p>
    <w:p>
      <w:r>
        <w:t>Section 4.01 in circumstances other than those delineated below, Buyer shall be</w:t>
      </w:r>
    </w:p>
    <w:p>
      <w:r>
        <w:t>entitled to a remedy under general legal principles only if Buyer is unable to</w:t>
      </w:r>
    </w:p>
    <w:p>
      <w:r>
        <w:t>bum the coal and comply with applicable laws and regulations without being</w:t>
      </w:r>
    </w:p>
    <w:p>
      <w:r>
        <w:t>subjected to material adverse economic impact.</w:t>
      </w:r>
    </w:p>
    <w:p/>
    <w:p/>
    <w:p>
      <w:r>
        <w:t>(d)</w:t>
      </w:r>
    </w:p>
    <w:p>
      <w:r>
        <w:t>The following remedies apply to coal delivered to Units 1 and 2:</w:t>
      </w:r>
    </w:p>
    <w:p/>
    <w:p/>
    <w:p/>
    <w:p>
      <w:r>
        <w:t>(1)    Coal Having a Sulfur Dioxide Value Greater than ****** Pounds</w:t>
      </w:r>
    </w:p>
    <w:p>
      <w:r>
        <w:t>SO2/MMBTU-Average of Ten ******-Ton Lots. If Seller delivers coal for Units 1</w:t>
      </w:r>
    </w:p>
    <w:p>
      <w:r>
        <w:t>and 2 with u sulfur dioxide value greater than ****** pounds of SO2 per MMBTU as</w:t>
      </w:r>
    </w:p>
    <w:p>
      <w:r>
        <w:t>determined by sampling and analyzing ten ******-ton lots on a rolling average</w:t>
      </w:r>
    </w:p>
    <w:p>
      <w:r>
        <w:t>basis, Buyer shall have the right to suspend further deliveries of coal to Units</w:t>
      </w:r>
    </w:p>
    <w:p>
      <w:r>
        <w:t>1 and 2 upon notice to Seller.</w:t>
      </w:r>
    </w:p>
    <w:p/>
    <w:p/>
    <w:p>
      <w:r>
        <w:t>(2)    Coal Having a Sulfur Dioxide Value Greater than ****** and Equal to or</w:t>
      </w:r>
    </w:p>
    <w:p>
      <w:r>
        <w:t>Less than ****** Pounds SO2, /MMBTU in a Single ******-Ton Lot. Seller may</w:t>
      </w:r>
    </w:p>
    <w:p>
      <w:r>
        <w:t>deliver penalty free in any month up to two ******-ton lots of coal for Units 1</w:t>
      </w:r>
    </w:p>
    <w:p>
      <w:r>
        <w:t>and 2 with a sulfur dioxide value greater than ****** and equal to or less than</w:t>
      </w:r>
    </w:p>
    <w:p>
      <w:r>
        <w:t>****** pounds of SO2/MMBTU. The third through ninth such lots in that month</w:t>
      </w:r>
    </w:p>
    <w:p>
      <w:r>
        <w:t>shall be subject to the following penalties: for each lot with a sulfur dioxide</w:t>
      </w:r>
    </w:p>
    <w:p>
      <w:r>
        <w:t>value greater than ****** and equal to or less than ****** pounds of SO2 per</w:t>
      </w:r>
    </w:p>
    <w:p>
      <w:r>
        <w:t>MMBTU, a $****** per ton penalty; and for each lot with a sulfur dioxide value</w:t>
      </w:r>
    </w:p>
    <w:p>
      <w:r>
        <w:t>greater than ****** and equal to or less than ****** pounds of SO2 per MMBTU, a</w:t>
      </w:r>
    </w:p>
    <w:p>
      <w:r>
        <w:t>$****** per ton penalty. Upon delivery of the tenth such lot in any three-</w:t>
      </w:r>
    </w:p>
    <w:p/>
    <w:p/>
    <w:p>
      <w:r>
        <w:t>27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month period, Buyer shall have the right to suspend further deliveries of coal</w:t>
      </w:r>
    </w:p>
    <w:p>
      <w:r>
        <w:t>to Units 1 and 2 upon notice to Seller.</w:t>
      </w:r>
    </w:p>
    <w:p>
      <w:r>
        <w:t>(3)    Coal Having a Sulfur Dioxide Value Greater than ****** pounds SO2/MMBTU</w:t>
      </w:r>
    </w:p>
    <w:p>
      <w:r>
        <w:t>in a Single ******-Ton Lot. A ******-ton lot containing coal for Units 1 and 2</w:t>
      </w:r>
    </w:p>
    <w:p>
      <w:r>
        <w:t>with a sulfur dioxide value greater than ****** pounds of SO2 per MMBTU will be</w:t>
      </w:r>
    </w:p>
    <w:p>
      <w:r>
        <w:t>subject to a penalty of $****** per ton plus $****** per ton per .****** pounds</w:t>
      </w:r>
    </w:p>
    <w:p>
      <w:r>
        <w:t>of SO2 above ****** pounds, on a per­ occurrence basis. Upon delivery of the</w:t>
      </w:r>
    </w:p>
    <w:p>
      <w:r>
        <w:t>second such lot in any six-month period, Buyer shall have the right to suspend</w:t>
      </w:r>
    </w:p>
    <w:p>
      <w:r>
        <w:t>further deliveries of coal to Units 1 and 2 upon notice to Seller.</w:t>
      </w:r>
    </w:p>
    <w:p>
      <w:r>
        <w:t>(4)    Coal with a Sulfur Dioxide Value Greater than ****** PoundsSO2/MMBTU.</w:t>
      </w:r>
    </w:p>
    <w:p>
      <w:r>
        <w:t>Buyer shall have the right, but not the duty, to deliver to Unit 3 any coal that</w:t>
      </w:r>
    </w:p>
    <w:p>
      <w:r>
        <w:t>has a sulfur dioxide value greater than ****** pounds of SO2 per MMBTU (as</w:t>
      </w:r>
    </w:p>
    <w:p>
      <w:r>
        <w:t>notified by Seller or measured by Buyer's on-line analyzer). Buyer shall divert</w:t>
      </w:r>
    </w:p>
    <w:p>
      <w:r>
        <w:t>only such coal as it reasonably determines is necessary to avoid a material</w:t>
      </w:r>
    </w:p>
    <w:p>
      <w:r>
        <w:t>adverse economic impact on the Plant, taking into account the impact on the</w:t>
      </w:r>
    </w:p>
    <w:p>
      <w:r>
        <w:t>Two-Stream Delivery, the Mine, and Buyer's actual operating, economic and</w:t>
      </w:r>
    </w:p>
    <w:p>
      <w:r>
        <w:t>compliance experience with taking higher sulfur coal for burning in Units 1and</w:t>
      </w:r>
    </w:p>
    <w:p>
      <w:r>
        <w:t>2. The Joint Task Force established in Section 4.08 shall establish guidelines</w:t>
      </w:r>
    </w:p>
    <w:p>
      <w:r>
        <w:t>to minimize the diversion of coal to Unit 3. For any coal diverted, Buyer shall</w:t>
      </w:r>
    </w:p>
    <w:p>
      <w:r>
        <w:t>notify Seller promptly by telephone or other oral communication (with such</w:t>
      </w:r>
    </w:p>
    <w:p>
      <w:r>
        <w:t>telephonic or oral notice to be confirmed in writing within 48 hours of the</w:t>
      </w:r>
    </w:p>
    <w:p>
      <w:r>
        <w:t>diversion), stating the date and approximate time of the diversion, the amount</w:t>
      </w:r>
    </w:p>
    <w:p>
      <w:r>
        <w:t>of coal diverted, and the sulfur dioxide value of the diverted coal. All coal</w:t>
      </w:r>
    </w:p>
    <w:p>
      <w:r>
        <w:t>diverted to Unit 3 in accordance with this Section 4.04(d) shall be deemed Unit</w:t>
      </w:r>
    </w:p>
    <w:p>
      <w:r>
        <w:t>3-quality coal for purposes of Section 3.05(a). except that if Buyer diverts</w:t>
      </w:r>
    </w:p>
    <w:p>
      <w:r>
        <w:t>coal to Unit 3 that has a sulfur dioxide value of less than or equal to ******</w:t>
      </w:r>
    </w:p>
    <w:p>
      <w:r>
        <w:t>pounds of SO2 per MMBTU, the coal shall not be deemed Unit 3-quality coal for</w:t>
      </w:r>
    </w:p>
    <w:p>
      <w:r>
        <w:t>the purposes of Section 3.05(a). Buyer recognizes and understands that Seller's</w:t>
      </w:r>
    </w:p>
    <w:p>
      <w:r>
        <w:t>ability to make the minimum deliveries to Unit 3 set forth in Section 3.05(a)</w:t>
      </w:r>
    </w:p>
    <w:p>
      <w:r>
        <w:t>(without taking into account diverted coal to Unit 3) is critical for the</w:t>
      </w:r>
    </w:p>
    <w:p>
      <w:r>
        <w:t>Two-Stream Delivery to work. If Seller believes that Buyer's diversion of coal</w:t>
      </w:r>
    </w:p>
    <w:p>
      <w:r>
        <w:t>to Unit 3 may affect the minimum deliveries to Unit 3, Seller may notify Buyer</w:t>
      </w:r>
    </w:p>
    <w:p>
      <w:r>
        <w:t>of that fact, and the Joint Task Force shall meet promptly and cooperate to make</w:t>
      </w:r>
    </w:p>
    <w:p>
      <w:r>
        <w:t>the Two-Stream Delivery work. Coal diverted by Buyer pursuant to this Section</w:t>
      </w:r>
    </w:p>
    <w:p>
      <w:r>
        <w:t>4.04(d) and deemed Unit 3-quality coal will not be subject to the penalties set</w:t>
      </w:r>
    </w:p>
    <w:p>
      <w:r>
        <w:t>forth in Section 4.04(d).</w:t>
      </w:r>
    </w:p>
    <w:p/>
    <w:p/>
    <w:p>
      <w:r>
        <w:t>(5)    Coal With a Sulfur Dioxide Value Greater than ****** Pounds SO2/MMBTU in</w:t>
      </w:r>
    </w:p>
    <w:p>
      <w:r>
        <w:t>a Single ******-Ton Lot. If any ******-ton lot (two within each ******-ton lot)</w:t>
      </w:r>
    </w:p>
    <w:p>
      <w:r>
        <w:t>delivered for Units 1 and 2, has a sulfur dioxide value that exceeds ******</w:t>
      </w:r>
    </w:p>
    <w:p>
      <w:r>
        <w:t>pounds SO2/MMBTU, Seller shall use its best efforts to notify Buyer promptly of</w:t>
      </w:r>
    </w:p>
    <w:p>
      <w:r>
        <w:t>such quality in advance of delivery to Buyer and Buyer shall use reasonable</w:t>
      </w:r>
    </w:p>
    <w:p>
      <w:r>
        <w:t>diligence to divert such coal to Unit 3. If Buyer is unable to divert coal to</w:t>
      </w:r>
    </w:p>
    <w:p>
      <w:r>
        <w:t>Unit 3 despite such efforts, the coal will be subject to a $****** per ton</w:t>
      </w:r>
    </w:p>
    <w:p>
      <w:r>
        <w:t>penalty per occurrence. Upon delivery of the second such lot in any twelve-month</w:t>
      </w:r>
    </w:p>
    <w:p>
      <w:r>
        <w:t>period, Buyer shall also have the right to suspend further deliveries of coal to</w:t>
      </w:r>
    </w:p>
    <w:p>
      <w:r>
        <w:t>Units l and 2 upon notice to Seller.</w:t>
      </w:r>
    </w:p>
    <w:p/>
    <w:p/>
    <w:p/>
    <w:p/>
    <w:p>
      <w:r>
        <w:t>(e)    Seller's Rights Upon Suspension. If Buyer suspends further deliveries of</w:t>
      </w:r>
    </w:p>
    <w:p>
      <w:r>
        <w:t>coal to Units 1 and 2 under this Section 4.04, Seller shall have the right to</w:t>
      </w:r>
    </w:p>
    <w:p>
      <w:r>
        <w:t>resume deliveries upon implementation of a plan to meet the violated SO2 quality</w:t>
      </w:r>
    </w:p>
    <w:p>
      <w:r>
        <w:t>parameter. Seller shall submit the plan to Buyer and obtain Buyer's input, which</w:t>
      </w:r>
    </w:p>
    <w:p>
      <w:r>
        <w:t>shall be promptly given. The plan as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ultimately implemented by Seller must meet an objective standard of</w:t>
      </w:r>
    </w:p>
    <w:p>
      <w:r>
        <w:t>reasonableness, taking into account the impact of the plan not only on SO2, but</w:t>
      </w:r>
    </w:p>
    <w:p>
      <w:r>
        <w:t>also on Plant operations and economics and compliance with all applicable laws</w:t>
      </w:r>
    </w:p>
    <w:p>
      <w:r>
        <w:t>and regulations. Seller will also take into account the impact of the plan on</w:t>
      </w:r>
    </w:p>
    <w:p>
      <w:r>
        <w:t>the Mine.</w:t>
      </w:r>
    </w:p>
    <w:p/>
    <w:p/>
    <w:p>
      <w:r>
        <w:t>4.05    Premiums. For the period from July 1, 2010 to December 31, 2012, Seller</w:t>
      </w:r>
    </w:p>
    <w:p>
      <w:r>
        <w:t>shall earn the following premiums on the coal delivered for Units 1 and 2: Buyer</w:t>
      </w:r>
    </w:p>
    <w:p>
      <w:r>
        <w:t>shall pay Seller either (a) $****** per ton for each ******-ton lot with a</w:t>
      </w:r>
    </w:p>
    <w:p>
      <w:r>
        <w:t>sulfur dioxide value of ****** pounds of SO2, per MMBTU or less if the lot is</w:t>
      </w:r>
    </w:p>
    <w:p>
      <w:r>
        <w:t>the last ******-ton lot in a ******-ton lot and the ******-ton lot has an</w:t>
      </w:r>
    </w:p>
    <w:p>
      <w:r>
        <w:t>average SO2 value equal to or less than 1.15 pounds of SO2 per MMBTU; or (b)</w:t>
      </w:r>
    </w:p>
    <w:p>
      <w:r>
        <w:t>$****** per ton for each ******-ton lot with a sulfur dioxide value of ******</w:t>
      </w:r>
    </w:p>
    <w:p>
      <w:r>
        <w:t>pounds of SO2 per MMBTU or less if the lot is the last ******-ton lot in a</w:t>
      </w:r>
    </w:p>
    <w:p>
      <w:r>
        <w:t>******-ton lot and the ******-ton lot has an average SO2, value equal to or less</w:t>
      </w:r>
    </w:p>
    <w:p>
      <w:r>
        <w:t>than ****** pounds of SO2 per MMBTU.</w:t>
      </w:r>
    </w:p>
    <w:p/>
    <w:p/>
    <w:p>
      <w:r>
        <w:t>4.06    Penalty and Premium Adjustment. For the period from July 1, 2010 to</w:t>
      </w:r>
    </w:p>
    <w:p>
      <w:r>
        <w:t>December 31, 2012, the penalties and premiums set forth in this Article IV shall</w:t>
      </w:r>
    </w:p>
    <w:p>
      <w:r>
        <w:t>be increased or decreased annually, effective July 1, 2010 by the percent change</w:t>
      </w:r>
    </w:p>
    <w:p>
      <w:r>
        <w:t>in the CPI-U (U.S. City Average: 1982-84 = 100) index from the January 1992</w:t>
      </w:r>
    </w:p>
    <w:p>
      <w:r>
        <w:t>index (138.1) to the November CPI-U (U.S. City Average) index published in</w:t>
      </w:r>
    </w:p>
    <w:p>
      <w:r>
        <w:t>December of each year. If the CPI-U (U.S. City Average) index or any revision or</w:t>
      </w:r>
    </w:p>
    <w:p>
      <w:r>
        <w:t>equivalent of that index ceases to be published by any federal agency, the index</w:t>
      </w:r>
    </w:p>
    <w:p>
      <w:r>
        <w:t>shall be replaced by a substantially equivalent index, which, after necessary</w:t>
      </w:r>
    </w:p>
    <w:p>
      <w:r>
        <w:t>adjustment, if any, provides the most reasonable substitute for such index.</w:t>
      </w:r>
    </w:p>
    <w:p/>
    <w:p/>
    <w:p>
      <w:r>
        <w:t>4.07    Seller's Suspension of Deliveries. Subject to the reasonable</w:t>
      </w:r>
    </w:p>
    <w:p>
      <w:r>
        <w:t>requirements of Buyer, Seller shall have the right, for the period from July 1,</w:t>
      </w:r>
    </w:p>
    <w:p>
      <w:r>
        <w:t>2010 to December 31, 2012, to designate the unit(s) to which coal will be</w:t>
      </w:r>
    </w:p>
    <w:p>
      <w:r>
        <w:t>directed. Seller may suspend deliveries for a reasonable time given the quantity</w:t>
      </w:r>
    </w:p>
    <w:p>
      <w:r>
        <w:t>and quality of coal inventory held by Buyer, and shall coordinate suspensions of</w:t>
      </w:r>
    </w:p>
    <w:p>
      <w:r>
        <w:t>deliveries with the Plant so as not to interfere unduly with Plant operations.</w:t>
      </w:r>
    </w:p>
    <w:p>
      <w:r>
        <w:t>Seller shall use its best efforts to minimize the number and duration of any</w:t>
      </w:r>
    </w:p>
    <w:p>
      <w:r>
        <w:t>such suspensions.</w:t>
      </w:r>
    </w:p>
    <w:p/>
    <w:p/>
    <w:p>
      <w:r>
        <w:t>4.08    Joint Task Force. Buyer and Seller shall cooperate with each other and</w:t>
      </w:r>
    </w:p>
    <w:p>
      <w:r>
        <w:t>use their best efforts to make effective the Two-Stream Delivery for the period</w:t>
      </w:r>
    </w:p>
    <w:p>
      <w:r>
        <w:t>from July 1, 2010 to December 31, 2012, and for single stream coal deliveries</w:t>
      </w:r>
    </w:p>
    <w:p>
      <w:r>
        <w:t>thereafter. To facilitate those efforts, Buyer and Seller shall designate a</w:t>
      </w:r>
    </w:p>
    <w:p>
      <w:r>
        <w:t>joint task force, headed by the Manager of the Naughton Plant and the General</w:t>
      </w:r>
    </w:p>
    <w:p>
      <w:r>
        <w:t>Manager of the Mine, and including other members of their respective companies</w:t>
      </w:r>
    </w:p>
    <w:p>
      <w:r>
        <w:t>(the "Joint Task Force"). The Joint Task Force will be empowered to monitor the</w:t>
      </w:r>
    </w:p>
    <w:p>
      <w:r>
        <w:t>performance of safeguards employed by both parties to meet the objectives set</w:t>
      </w:r>
    </w:p>
    <w:p>
      <w:r>
        <w:t>forth in Section 3.09(b) and Article IV and to perform such other tasks as the</w:t>
      </w:r>
    </w:p>
    <w:p>
      <w:r>
        <w:t>Joint Task Force is expressly called upon to perform elsewhere in this</w:t>
      </w:r>
    </w:p>
    <w:p>
      <w:r>
        <w:t>Agreement.</w:t>
      </w:r>
    </w:p>
    <w:p/>
    <w:p/>
    <w:p>
      <w:r>
        <w:t>4.09</w:t>
      </w:r>
    </w:p>
    <w:p>
      <w:r>
        <w:t>Buyer's Cost of Cover.</w:t>
      </w:r>
    </w:p>
    <w:p/>
    <w:p/>
    <w:p/>
    <w:p>
      <w:r>
        <w:t>(a)    Outside Coal or Gas. If suspension is invoked pursuant to this Article IV</w:t>
      </w:r>
    </w:p>
    <w:p>
      <w:r>
        <w:t>and continues beyond the later of 14 days or the date on which Buyer has</w:t>
      </w:r>
    </w:p>
    <w:p>
      <w:r>
        <w:t>utilized 25% of its coal inventory for Units 1 and 2 on hand as of the date of</w:t>
      </w:r>
    </w:p>
    <w:p>
      <w:r>
        <w:t>suspension, and Buyer reasonably believes it needs to purchase outside coal</w:t>
      </w:r>
    </w:p>
    <w:p>
      <w:r>
        <w:t>and/or increased gas for Units 1 and</w:t>
      </w:r>
    </w:p>
    <w:p/>
    <w:p/>
    <w:p>
      <w:r>
        <w:t>29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2 during the period of suspension, Seller shall reimburse Buyer for the cost of</w:t>
      </w:r>
    </w:p>
    <w:p>
      <w:r>
        <w:t>cover on such fuel purchases. Buyer shall use all reasonable efforts to mitigate</w:t>
      </w:r>
    </w:p>
    <w:p>
      <w:r>
        <w:t>such costs, and except as set forth in subsection (c) below, shall not be</w:t>
      </w:r>
    </w:p>
    <w:p>
      <w:r>
        <w:t>entitled to recover incidental or consequential damages under such</w:t>
      </w:r>
    </w:p>
    <w:p>
      <w:r>
        <w:t>circumstances. Buyer shall utilize gas in greater quantities only if the overall</w:t>
      </w:r>
    </w:p>
    <w:p>
      <w:r>
        <w:t>gas/coal blend is more economical than other outside coal alternatives that do</w:t>
      </w:r>
    </w:p>
    <w:p>
      <w:r>
        <w:t>not rely on increased gas. For purposes of determining the level of gas above</w:t>
      </w:r>
    </w:p>
    <w:p>
      <w:r>
        <w:t>which an increased usage will be measured, the base usage of gas shall be equal</w:t>
      </w:r>
    </w:p>
    <w:p>
      <w:r>
        <w:t>to 10percent of the total BTUs per two-hour period at Units 1 and 2. Any tons</w:t>
      </w:r>
    </w:p>
    <w:p>
      <w:r>
        <w:t>purchased from third parties shall be deducted from Requirements, Seller</w:t>
      </w:r>
    </w:p>
    <w:p>
      <w:r>
        <w:t>Delivery Obligations, and the Annual Minimum.</w:t>
      </w:r>
    </w:p>
    <w:p/>
    <w:p/>
    <w:p>
      <w:r>
        <w:t>(b)    Seller's Right of First Refusal. Before committing to the outside</w:t>
      </w:r>
    </w:p>
    <w:p>
      <w:r>
        <w:t>purchase of coal and/or increased gas usage, Buyer will first give Seller a</w:t>
      </w:r>
    </w:p>
    <w:p>
      <w:r>
        <w:t>notice informing Seller of its opportunity to supply coal that will meet the</w:t>
      </w:r>
    </w:p>
    <w:p>
      <w:r>
        <w:t>applicable SO2 requirements.</w:t>
      </w:r>
    </w:p>
    <w:p/>
    <w:p/>
    <w:p>
      <w:r>
        <w:t>(c)    Additional Incremental Costs. If a single suspension lasts for more than</w:t>
      </w:r>
    </w:p>
    <w:p>
      <w:r>
        <w:t>120 consecutive calendar days (or if multiple suspensions occur and result in</w:t>
      </w:r>
    </w:p>
    <w:p>
      <w:r>
        <w:t>the purchase of outside coal and/or Seller's being obligated to reimburse Buyer</w:t>
      </w:r>
    </w:p>
    <w:p>
      <w:r>
        <w:t>for increased gas usage lasting more than 120 days in the aggregate in any</w:t>
      </w:r>
    </w:p>
    <w:p>
      <w:r>
        <w:t>five-year period), then during any suspension period thereafter Seller shall</w:t>
      </w:r>
    </w:p>
    <w:p>
      <w:r>
        <w:t>reimburse Buyer not only for its cost of cover as set forth in Subsection (a),</w:t>
      </w:r>
    </w:p>
    <w:p>
      <w:r>
        <w:t>above, but also for its direct incremental costs associated with purchasing and</w:t>
      </w:r>
    </w:p>
    <w:p>
      <w:r>
        <w:t>handling the substitute fuel and/or increased gas.</w:t>
      </w:r>
    </w:p>
    <w:p/>
    <w:p/>
    <w:p>
      <w:r>
        <w:t>(d)     Performance Characteristics of Substitute Coal. In procuring substitute</w:t>
      </w:r>
    </w:p>
    <w:p>
      <w:r>
        <w:t>coal, Buyer will be procuring a single coal or multiple coals (on a blended</w:t>
      </w:r>
    </w:p>
    <w:p>
      <w:r>
        <w:t>basis) that perform in the Plant reasonably comparably to the coal mined and</w:t>
      </w:r>
    </w:p>
    <w:p>
      <w:r>
        <w:t>removed from the Mine and that result in reasonably comparable Plant operating</w:t>
      </w:r>
    </w:p>
    <w:p>
      <w:r>
        <w:t>and maintenance costs.</w:t>
      </w:r>
    </w:p>
    <w:p/>
    <w:p/>
    <w:p>
      <w:r>
        <w:t>ARTICLE V</w:t>
      </w:r>
    </w:p>
    <w:p>
      <w:r>
        <w:t>PRICE: PRICE ADJUSTMENTS</w:t>
      </w:r>
    </w:p>
    <w:p/>
    <w:p/>
    <w:p>
      <w:r>
        <w:t>5.01     Pricing.</w:t>
      </w:r>
    </w:p>
    <w:p/>
    <w:p/>
    <w:p>
      <w:r>
        <w:t>(a)    Purchase Price. The Purchase Price ("Purchase Price") per ton of coal to</w:t>
      </w:r>
    </w:p>
    <w:p>
      <w:r>
        <w:t>be paid by Buyer to Seller for each ton of coal delivered under this Agreement</w:t>
      </w:r>
    </w:p>
    <w:p>
      <w:r>
        <w:t>shall be the sum of (a) the Tier 1or Tier 2 Base Prices, as applicable, and as</w:t>
      </w:r>
    </w:p>
    <w:p>
      <w:r>
        <w:t>defined in Section 5.02 below, plus or minus</w:t>
      </w:r>
    </w:p>
    <w:p>
      <w:r>
        <w:t>(b)    the adjustments provided in Section 5.03 applicable to such delivery,</w:t>
      </w:r>
    </w:p>
    <w:p>
      <w:r>
        <w:t>plus (c) the reclamation payment provided in Section 5.04. The Purchase Price as</w:t>
      </w:r>
    </w:p>
    <w:p>
      <w:r>
        <w:t>thus determined shall be subject to adjustment for BTU variations as provided in</w:t>
      </w:r>
    </w:p>
    <w:p>
      <w:r>
        <w:t>Section 5.06, penalties or premiums as provided in Sections 4.0l(f), 4.05 and</w:t>
      </w:r>
    </w:p>
    <w:p>
      <w:r>
        <w:t>4.06, the Offsite Coal payment provided in Section 3.03(b), and the Reliability</w:t>
      </w:r>
    </w:p>
    <w:p>
      <w:r>
        <w:t>Deficiency Tonnage payment as provided in Section 3.09(e) ("Adjusted Purchase</w:t>
      </w:r>
    </w:p>
    <w:p>
      <w:r>
        <w:t>Price").</w:t>
      </w:r>
    </w:p>
    <w:p/>
    <w:p/>
    <w:p>
      <w:r>
        <w:t>(b) Consideration Payment. Buyer agrees to pay Seller $8,945,000 in</w:t>
      </w:r>
    </w:p>
    <w:p>
      <w:r>
        <w:t>consideration of the price and terms under this Amendment. Payment will be made</w:t>
      </w:r>
    </w:p>
    <w:p>
      <w:r>
        <w:t>within ten (10) days after the execution of this Amendment by both parties.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5.02     Base Prices. The Base Prices established as of January l, 2010 shall be</w:t>
      </w:r>
    </w:p>
    <w:p>
      <w:r>
        <w:t>$****** per ton up to ****** tons ("Tier I") and $****** per ton for ****** to</w:t>
      </w:r>
    </w:p>
    <w:p>
      <w:r>
        <w:t>****** tons (''Tier 2"). The Purchase Price effective on July l, 2010 shall be</w:t>
      </w:r>
    </w:p>
    <w:p>
      <w:r>
        <w:t>$****** per ton up to ****** tons ("Tier l") and $****** per ton for ****** to</w:t>
      </w:r>
    </w:p>
    <w:p>
      <w:r>
        <w:t>****** tons ("Tier 2"), as set forth on Exhibit B, Schedule 4. The Base Prices</w:t>
      </w:r>
    </w:p>
    <w:p>
      <w:r>
        <w:t>are composed of the components and subcomponents in the manner described in</w:t>
      </w:r>
    </w:p>
    <w:p>
      <w:r>
        <w:t>Exhibit B, Schedules 1-4. The Base Prices are composed of the following</w:t>
      </w:r>
    </w:p>
    <w:p>
      <w:r>
        <w:t>"Escalated Components": (i) Medical, (ii) Labor and Benefits, (iii) Materials</w:t>
      </w:r>
    </w:p>
    <w:p>
      <w:r>
        <w:t>and Supplies, and (iv) the Composite Component. In addition, the Base Prices are</w:t>
      </w:r>
    </w:p>
    <w:p>
      <w:r>
        <w:t>composed of the following "Pass-Through Components": (i) Severance Tax, (ii) Ad</w:t>
      </w:r>
    </w:p>
    <w:p>
      <w:r>
        <w:t>Valorem Tax, (iii) Federal Black Lung Excise Tax, (iv) Federal Abandoned Mined</w:t>
      </w:r>
    </w:p>
    <w:p>
      <w:r>
        <w:t>Land Reclamation ("AML") Fee, (v) Royalties, and (vi) Depletion. Each of the</w:t>
      </w:r>
    </w:p>
    <w:p>
      <w:r>
        <w:t>Escalated Components and Pass Through Components is described in Section 5.03.</w:t>
      </w:r>
    </w:p>
    <w:p/>
    <w:p/>
    <w:p>
      <w:r>
        <w:t>5.03    Adjustment from Base Prices to Calculate Purchase Prices.</w:t>
      </w:r>
    </w:p>
    <w:p/>
    <w:p/>
    <w:p>
      <w:r>
        <w:t>(a)    The Escalated Components of the Tier 1 and Tier 2 Purchase Prices shall</w:t>
      </w:r>
    </w:p>
    <w:p>
      <w:r>
        <w:t>be adjusted quarterly from the Base Price, commencing April l, 2010, but first</w:t>
      </w:r>
    </w:p>
    <w:p>
      <w:r>
        <w:t>effective on July 1, 2010. The Pass Through Components of the Purchase Prices</w:t>
      </w:r>
    </w:p>
    <w:p>
      <w:r>
        <w:t>will be calculated monthly. Any tax, royalty, or fee comprising a Pass Through</w:t>
      </w:r>
    </w:p>
    <w:p>
      <w:r>
        <w:t>Component will be adjusted when the value or rate of that tax, royalty, or fee</w:t>
      </w:r>
    </w:p>
    <w:p>
      <w:r>
        <w:t>is changed by the person or governmental authority imposing the tax, royalty, or</w:t>
      </w:r>
    </w:p>
    <w:p>
      <w:r>
        <w:t>fee. The Tier 1 Purchase Price shall first be adjusted ac.; provided in this</w:t>
      </w:r>
    </w:p>
    <w:p>
      <w:r>
        <w:t>Section and Exhibit B, Schedules 1-4. The Tier 2 Purchase Price, without</w:t>
      </w:r>
    </w:p>
    <w:p>
      <w:r>
        <w:t>inclusion of its Pass Through Components, will then be adjusted in the same</w:t>
      </w:r>
    </w:p>
    <w:p>
      <w:r>
        <w:t>percentage increase or decrease as calculated in the adjustment to the Escalated</w:t>
      </w:r>
    </w:p>
    <w:p>
      <w:r>
        <w:t>Components of the Tier I Purchase Price. The Base Prices as so adjusted (i.e.,</w:t>
      </w:r>
    </w:p>
    <w:p>
      <w:r>
        <w:t>the "Purchase Price") shall be applicable to any coal delivered after the</w:t>
      </w:r>
    </w:p>
    <w:p>
      <w:r>
        <w:t>effective date of the adjustment and shall remain in effect until the Purchase</w:t>
      </w:r>
    </w:p>
    <w:p>
      <w:r>
        <w:t>Price is again adjusted pursuant to this Section 5.03 or reset pursuant to</w:t>
      </w:r>
    </w:p>
    <w:p>
      <w:r>
        <w:t>Section 5.07.</w:t>
      </w:r>
    </w:p>
    <w:p/>
    <w:p/>
    <w:p>
      <w:r>
        <w:t>(b)</w:t>
      </w:r>
    </w:p>
    <w:p>
      <w:r>
        <w:t>The Escalated Component of the Base Price shall be adjusted as follows:</w:t>
      </w:r>
    </w:p>
    <w:p/>
    <w:p/>
    <w:p/>
    <w:p>
      <w:r>
        <w:t>Medical The Medical component shall be increased or decreased quarterly</w:t>
      </w:r>
    </w:p>
    <w:p>
      <w:r>
        <w:t>effective January 1, April 1, July 1and October l of each year, commencing April</w:t>
      </w:r>
    </w:p>
    <w:p>
      <w:r>
        <w:t>1, 2010, by the percent change in the indices from January 1, 2010, which</w:t>
      </w:r>
    </w:p>
    <w:p>
      <w:r>
        <w:t>indices are specified on Exhibit B, Schedules 1-4. The amount per ton of</w:t>
      </w:r>
    </w:p>
    <w:p>
      <w:r>
        <w:t>increase or decrease for this component shall be added to or subtracted from, as</w:t>
      </w:r>
    </w:p>
    <w:p>
      <w:r>
        <w:t>the case may be, the amount effective January 1, 2010 of such component, and the</w:t>
      </w:r>
    </w:p>
    <w:p>
      <w:r>
        <w:t>resulting amount shall determine the Medical component. A calculation is set</w:t>
      </w:r>
    </w:p>
    <w:p>
      <w:r>
        <w:t>forth in Exhibit B, Schedules 1-4.</w:t>
      </w:r>
    </w:p>
    <w:p/>
    <w:p/>
    <w:p>
      <w:r>
        <w:t>Labor and Benefits. The Labor and Benefits component shall be increased or</w:t>
      </w:r>
    </w:p>
    <w:p>
      <w:r>
        <w:t>decreased quarterly effective January 1, April 1, July I and October 1of each</w:t>
      </w:r>
    </w:p>
    <w:p>
      <w:r>
        <w:t>year, commencing April 1, 2010, by the percent change in the indices from</w:t>
      </w:r>
    </w:p>
    <w:p>
      <w:r>
        <w:t>January 1, 2010, which indices are specified on Exhibit B, Schedules 1-4. The</w:t>
      </w:r>
    </w:p>
    <w:p>
      <w:r>
        <w:t>amount per ton of increase or decrease for this component shall be added to or</w:t>
      </w:r>
    </w:p>
    <w:p>
      <w:r>
        <w:t>subtracted from, as the case may be, the amount effective January 1, 2010 of</w:t>
      </w:r>
    </w:p>
    <w:p>
      <w:r>
        <w:t>such component, and the resulting amount shall determine the Labor and Benefits</w:t>
      </w:r>
    </w:p>
    <w:p>
      <w:r>
        <w:t>component. A calculation is set forth in Exhibit B, Schedules 1-4.</w:t>
      </w:r>
    </w:p>
    <w:p/>
    <w:p/>
    <w:p>
      <w:r>
        <w:t>Materials and Supplies. The subcomponents comprising the Materials and Supplies</w:t>
      </w:r>
    </w:p>
    <w:p>
      <w:r>
        <w:t>component shall be increased or decreased quarterly effective January 1,</w:t>
      </w:r>
    </w:p>
    <w:p/>
    <w:p/>
    <w:p>
      <w:r>
        <w:t>31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April 1, July l and October l of each year, commencing April l, 2010, by the</w:t>
      </w:r>
    </w:p>
    <w:p>
      <w:r>
        <w:t>percent change in the indices from January 1, 2010, which indices are specified</w:t>
      </w:r>
    </w:p>
    <w:p>
      <w:r>
        <w:t>on Exhibit B, Schedules 1-4. The amount per ton of increase or decrease for this</w:t>
      </w:r>
    </w:p>
    <w:p>
      <w:r>
        <w:t>component shall be added to or subtracted from, as the case may be, the amount</w:t>
      </w:r>
    </w:p>
    <w:p>
      <w:r>
        <w:t>effective January 1, 2010 of such subcomponent, and the resulting amount shall</w:t>
      </w:r>
    </w:p>
    <w:p>
      <w:r>
        <w:t>determine the Materials, Supplies component. A calculation is set forth in</w:t>
      </w:r>
    </w:p>
    <w:p>
      <w:r>
        <w:t>Exhibit B, Schedules 1-4.</w:t>
      </w:r>
    </w:p>
    <w:p/>
    <w:p/>
    <w:p>
      <w:r>
        <w:t>Composite Component. The Composite Component shall be increased or decreased</w:t>
      </w:r>
    </w:p>
    <w:p>
      <w:r>
        <w:t>quarterly effective January 1, April 1, July 1 and October 1 of each year,</w:t>
      </w:r>
    </w:p>
    <w:p>
      <w:r>
        <w:t>commencing April l, 2010, by the percent change in the indices from January 1,</w:t>
      </w:r>
    </w:p>
    <w:p>
      <w:r>
        <w:t>2010, which indices are specified on Exhibit B, Schedules 1-4. The amount per</w:t>
      </w:r>
    </w:p>
    <w:p>
      <w:r>
        <w:t>ton of increase or decrease for this component shall be added to or subtracted</w:t>
      </w:r>
    </w:p>
    <w:p>
      <w:r>
        <w:t>from, as the case may be, the amount effective January I, 2010 of such</w:t>
      </w:r>
    </w:p>
    <w:p>
      <w:r>
        <w:t>component, and the resulting amount shall determine the Composite Component. A</w:t>
      </w:r>
    </w:p>
    <w:p>
      <w:r>
        <w:t>calculation is set forth in Exhibit B, Schedules 1-4.</w:t>
      </w:r>
    </w:p>
    <w:p/>
    <w:p/>
    <w:p>
      <w:r>
        <w:t>The weighting of the Escalated Components shall be as follows, unless</w:t>
      </w:r>
    </w:p>
    <w:p>
      <w:r>
        <w:t>subsequently modified as provided in Section 5.07.</w:t>
      </w:r>
    </w:p>
    <w:p/>
    <w:p/>
    <w:p/>
    <w:p/>
    <w:p>
      <w:r>
        <w:t>Labor &amp; Benefits</w:t>
      </w:r>
    </w:p>
    <w:p>
      <w:r>
        <w:t>******</w:t>
      </w:r>
    </w:p>
    <w:p>
      <w:r>
        <w:t>Medical</w:t>
      </w:r>
    </w:p>
    <w:p>
      <w:r>
        <w:t>******</w:t>
      </w:r>
    </w:p>
    <w:p>
      <w:r>
        <w:t>Materials &amp; Supplies</w:t>
      </w:r>
    </w:p>
    <w:p>
      <w:r>
        <w:t>******</w:t>
      </w:r>
    </w:p>
    <w:p>
      <w:r>
        <w:t>Composite Component</w:t>
      </w:r>
    </w:p>
    <w:p>
      <w:r>
        <w:t>******</w:t>
      </w:r>
    </w:p>
    <w:p/>
    <w:p/>
    <w:p/>
    <w:p/>
    <w:p/>
    <w:p/>
    <w:p/>
    <w:p>
      <w:r>
        <w:t>(c)</w:t>
      </w:r>
    </w:p>
    <w:p>
      <w:r>
        <w:t>Laws and Regulations Other than Government Impositions.</w:t>
      </w:r>
    </w:p>
    <w:p/>
    <w:p/>
    <w:p/>
    <w:p>
      <w:r>
        <w:t>(1)    Seller certifies that, to the best of its knowledge, the Mine is in good</w:t>
      </w:r>
    </w:p>
    <w:p>
      <w:r>
        <w:t>faith, material compliance with all laws, orders, rules and regulations</w:t>
      </w:r>
    </w:p>
    <w:p>
      <w:r>
        <w:t>applicable to the Mine (collectively the "Law'') as of January 1, 2010, as well</w:t>
      </w:r>
    </w:p>
    <w:p>
      <w:r>
        <w:t>as with Law passed, adopted or promulgated as of January l, 2010 but to go into</w:t>
      </w:r>
    </w:p>
    <w:p>
      <w:r>
        <w:t>effect at a later date.</w:t>
      </w:r>
    </w:p>
    <w:p/>
    <w:p/>
    <w:p>
      <w:r>
        <w:t>(2)    The Purchase Price shall be increased or decreased in the same amount</w:t>
      </w:r>
    </w:p>
    <w:p>
      <w:r>
        <w:t>that the cost per ton of mining and delivering coal is increased or decreased by</w:t>
      </w:r>
    </w:p>
    <w:p>
      <w:r>
        <w:t>the effect of reasonable expenditures required to comply with any new or revised</w:t>
      </w:r>
    </w:p>
    <w:p>
      <w:r>
        <w:t>Law effective after January l, 2010 or any new or revised interpretation of any</w:t>
      </w:r>
    </w:p>
    <w:p>
      <w:r>
        <w:t>existing Law, which interpretation becomes effective after January 1, 2010 (a</w:t>
      </w:r>
    </w:p>
    <w:p>
      <w:r>
        <w:t>"Change"), including any Change that affects labor-related benefits or taxes,</w:t>
      </w:r>
    </w:p>
    <w:p>
      <w:r>
        <w:t>sales taxes, transaction taxes, resource taxes, excise taxes, use taxes,</w:t>
      </w:r>
    </w:p>
    <w:p>
      <w:r>
        <w:t>property taxes, ad valorem taxes or severance taxes (other than and in addition</w:t>
      </w:r>
    </w:p>
    <w:p>
      <w:r>
        <w:t>to the Wyoming Ad Valorem Tax and Severance Tax described in Section</w:t>
      </w:r>
    </w:p>
    <w:p>
      <w:r>
        <w:t>5.03(d)(3)), royalties, reclamation costs and fees, mine closing costs, mine</w:t>
      </w:r>
    </w:p>
    <w:p>
      <w:r>
        <w:t>health and safety costs, crime control costs, solid and hazardous waste control</w:t>
      </w:r>
    </w:p>
    <w:p>
      <w:r>
        <w:t>costs, and pollution control costs, but excluding any Change that affects the</w:t>
      </w:r>
    </w:p>
    <w:p>
      <w:r>
        <w:t>items described in Section 5.03(d) (which are addressed exclusively by Section</w:t>
      </w:r>
    </w:p>
    <w:p>
      <w:r>
        <w:t>5.03(d)), any tax levied with respect to Seller's income such as corporate</w:t>
      </w:r>
    </w:p>
    <w:p>
      <w:r>
        <w:t>franchise and income taxes or any Change related to reclamation or mine closure</w:t>
      </w:r>
    </w:p>
    <w:p>
      <w:r>
        <w:t>costs (which are addressed exclusively in Section 5.04). Any such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increased cost per ton also shall include an amount that reasonably compensates</w:t>
      </w:r>
    </w:p>
    <w:p>
      <w:r>
        <w:t>Seller for its having to employ capital to provide Seller a reasonable return on</w:t>
      </w:r>
    </w:p>
    <w:p>
      <w:r>
        <w:t>all capital employed by Seller to comply with such Change.</w:t>
      </w:r>
    </w:p>
    <w:p/>
    <w:p/>
    <w:p>
      <w:r>
        <w:t>(3)    Either party may request an adjustment pursuant to this Section 5.03(c)</w:t>
      </w:r>
    </w:p>
    <w:p>
      <w:r>
        <w:t>by submitting to the other party reasonably detailed documentation sufficient to</w:t>
      </w:r>
    </w:p>
    <w:p>
      <w:r>
        <w:t>allow determination of the amount and effective date of the adjustment. The</w:t>
      </w:r>
    </w:p>
    <w:p>
      <w:r>
        <w:t>adjustment shall be effective from the date on which Seller accrued additional</w:t>
      </w:r>
    </w:p>
    <w:p>
      <w:r>
        <w:t>costs or decreased previous costs under generally­ accepted accounting</w:t>
      </w:r>
    </w:p>
    <w:p>
      <w:r>
        <w:t>principles.</w:t>
      </w:r>
    </w:p>
    <w:p/>
    <w:p/>
    <w:p>
      <w:r>
        <w:t>(4)    If the parties are unable to agree on the amount and effective date of</w:t>
      </w:r>
    </w:p>
    <w:p>
      <w:r>
        <w:t>the adjustment within ninety (90) days of submission of such documentation, the</w:t>
      </w:r>
    </w:p>
    <w:p>
      <w:r>
        <w:t>matter shall be resolved in accordance with Article XII.</w:t>
      </w:r>
    </w:p>
    <w:p/>
    <w:p/>
    <w:p>
      <w:r>
        <w:t>(5)    Seller shall consult with Buyer concerning any government action that</w:t>
      </w:r>
    </w:p>
    <w:p>
      <w:r>
        <w:t>causes Seller to incur additional costs under this Section 5.03(c) or under</w:t>
      </w:r>
    </w:p>
    <w:p>
      <w:r>
        <w:t>Section 5.03(d). Seller will proceed with a contest of such action if the</w:t>
      </w:r>
    </w:p>
    <w:p>
      <w:r>
        <w:t>parties mutually agree that it would be prudent to do so based on a reasonable</w:t>
      </w:r>
    </w:p>
    <w:p>
      <w:r>
        <w:t>likelihood of succeeding in the contest and the economic impact, absent such</w:t>
      </w:r>
    </w:p>
    <w:p>
      <w:r>
        <w:t>contest, on the Purchase Price. Seller will proceed with an appeal or defend an</w:t>
      </w:r>
    </w:p>
    <w:p>
      <w:r>
        <w:t>appeal of any such initial contest if the parties mutually agree that it would</w:t>
      </w:r>
    </w:p>
    <w:p>
      <w:r>
        <w:t>be prudent to proceed with such an appeal or defense of an appeal based on a</w:t>
      </w:r>
    </w:p>
    <w:p>
      <w:r>
        <w:t>reasonable likelihood of succeeding in the appeal or defense and the economic</w:t>
      </w:r>
    </w:p>
    <w:p>
      <w:r>
        <w:t>impact, absent such appeal or defense, on the Purchase Price.</w:t>
      </w:r>
    </w:p>
    <w:p/>
    <w:p/>
    <w:p>
      <w:r>
        <w:t>(d)</w:t>
      </w:r>
    </w:p>
    <w:p>
      <w:r>
        <w:t>Government Impositions. The Purchase Price shall be increased or decreased in</w:t>
      </w:r>
    </w:p>
    <w:p/>
    <w:p>
      <w:r>
        <w:t>the same amount that the cost per ton of mining and delivering coal is increased</w:t>
      </w:r>
    </w:p>
    <w:p>
      <w:r>
        <w:t>or decreased by</w:t>
      </w:r>
    </w:p>
    <w:p/>
    <w:p/>
    <w:p/>
    <w:p>
      <w:r>
        <w:t>the effect of reasonable expenditures required to comply with any Change</w:t>
      </w:r>
    </w:p>
    <w:p>
      <w:r>
        <w:t>affecting the following government impositions:</w:t>
      </w:r>
    </w:p>
    <w:p/>
    <w:p/>
    <w:p>
      <w:r>
        <w:t>(1)    Federal Black Lung Excise Tax. The Purchase Price shall be increased or</w:t>
      </w:r>
    </w:p>
    <w:p>
      <w:r>
        <w:t>decreased by the amount that the cost per ton of mining coal is greater or less</w:t>
      </w:r>
    </w:p>
    <w:p>
      <w:r>
        <w:t>than $****** per ton for surface-mined coal, which is Seller's actual cost net</w:t>
      </w:r>
    </w:p>
    <w:p>
      <w:r>
        <w:t>of rebates, credits, etc. for such component, by reason of excise tax payments</w:t>
      </w:r>
    </w:p>
    <w:p>
      <w:r>
        <w:t>under any applicable law to provide compensation for black lung disease:</w:t>
      </w:r>
    </w:p>
    <w:p/>
    <w:p/>
    <w:p>
      <w:r>
        <w:t>(2)    Abandoned Mine Land Reclamation Fee. The Purchase Price shall be</w:t>
      </w:r>
    </w:p>
    <w:p>
      <w:r>
        <w:t>increased or decreased by the amount by which the Abandoned Mine Land</w:t>
      </w:r>
    </w:p>
    <w:p>
      <w:r>
        <w:t>Reclamation Fee is greater or less than $****** per ton for surface-mined coal,</w:t>
      </w:r>
    </w:p>
    <w:p>
      <w:r>
        <w:t>which is Seller's actual cost net of rebates, credits, etc. for such component.</w:t>
      </w:r>
    </w:p>
    <w:p/>
    <w:p/>
    <w:p>
      <w:r>
        <w:t>(3)    Wyoming Ad Valorem Tax and Severance Tax. The Purchase Price shall be</w:t>
      </w:r>
    </w:p>
    <w:p>
      <w:r>
        <w:t>adjusted for the Wyoming Ad Valorem Tax and Severance Tax as a direct</w:t>
      </w:r>
    </w:p>
    <w:p>
      <w:r>
        <w:t>pass-through. A calculation is set forth in Exhibit B, Schedule 1-4.</w:t>
      </w:r>
    </w:p>
    <w:p/>
    <w:p/>
    <w:p>
      <w:r>
        <w:t>In addition, such increased or decreased cost per ton shall include, without</w:t>
      </w:r>
    </w:p>
    <w:p>
      <w:r>
        <w:t>limitation, royalties, fees and other taxes (sales, transaction, resources,</w:t>
      </w:r>
    </w:p>
    <w:p>
      <w:r>
        <w:t>excise, use, general property, ad valorem. conservation, severance, processing,</w:t>
      </w:r>
    </w:p>
    <w:p>
      <w:r>
        <w:t>occupation and transportation). No</w:t>
      </w:r>
    </w:p>
    <w:p/>
    <w:p/>
    <w:p>
      <w:r>
        <w:t>33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change in the Purchase Price shall be made under this Section 5.03(d) for</w:t>
      </w:r>
    </w:p>
    <w:p>
      <w:r>
        <w:t>corporate income or franchise taxes. Seller shall pass through all Government</w:t>
      </w:r>
    </w:p>
    <w:p>
      <w:r>
        <w:t>Impositions as set forth in this Section 5.03 monthly based on actual mining</w:t>
      </w:r>
    </w:p>
    <w:p>
      <w:r>
        <w:t>volumes for the month, including any retroactive adjustments, interest,</w:t>
      </w:r>
    </w:p>
    <w:p>
      <w:r>
        <w:t>penalties (other than those resulting from Seller's gross negligence or willful</w:t>
      </w:r>
    </w:p>
    <w:p>
      <w:r>
        <w:t>misconduct) and other related costs.</w:t>
      </w:r>
    </w:p>
    <w:p/>
    <w:p/>
    <w:p>
      <w:r>
        <w:t>(e)</w:t>
      </w:r>
    </w:p>
    <w:p>
      <w:r>
        <w:t>Royalties and Depletion Fee.</w:t>
      </w:r>
    </w:p>
    <w:p/>
    <w:p/>
    <w:p/>
    <w:p>
      <w:r>
        <w:t>Seller shall calculate the royalty component monthly based on actual mining</w:t>
      </w:r>
    </w:p>
    <w:p>
      <w:r>
        <w:t>volumes and this royalty component shall be based on the royalty that would be</w:t>
      </w:r>
    </w:p>
    <w:p>
      <w:r>
        <w:t>paid on tons delivered at the respective Purchase Prices by Tier as shown on</w:t>
      </w:r>
    </w:p>
    <w:p>
      <w:r>
        <w:t>Exhibit B, Schedules 1-4, which exclude the adjustment for BTU variations as</w:t>
      </w:r>
    </w:p>
    <w:p>
      <w:r>
        <w:t>provided in Section 5.06, penalties or premiums as provided in Sections 4.0l(f),</w:t>
      </w:r>
    </w:p>
    <w:p>
      <w:r>
        <w:t>4.05 and 4.06, the Offsite Coal payment as provided in Section 3.03(b), and the</w:t>
      </w:r>
    </w:p>
    <w:p>
      <w:r>
        <w:t>Reliability Deficiency Tonnage payment as provided in Section 3.09(e).</w:t>
      </w:r>
    </w:p>
    <w:p/>
    <w:p/>
    <w:p>
      <w:r>
        <w:t>For coal mined from fee lands, Buyer shall pay Seller a fixed amount of $******</w:t>
      </w:r>
    </w:p>
    <w:p>
      <w:r>
        <w:t>per ton for depletion on the fee coal (the "Depletion Fee"). Seller shall</w:t>
      </w:r>
    </w:p>
    <w:p>
      <w:r>
        <w:t>calculate the Depletion Fee monthly based on its actual mining volumes for the</w:t>
      </w:r>
    </w:p>
    <w:p>
      <w:r>
        <w:t>month.</w:t>
      </w:r>
    </w:p>
    <w:p/>
    <w:p/>
    <w:p>
      <w:r>
        <w:t>For purposes of calculating the royalty component and the Depletion Fee,</w:t>
      </w:r>
    </w:p>
    <w:p>
      <w:r>
        <w:t>production shall be allocated to each property by month on a weighted basis</w:t>
      </w:r>
    </w:p>
    <w:p>
      <w:r>
        <w:t>based on the total tons mined by Seller at the Mine during that month and the</w:t>
      </w:r>
    </w:p>
    <w:p>
      <w:r>
        <w:t>location from which such tons are mined.</w:t>
      </w:r>
    </w:p>
    <w:p>
      <w:r>
        <w:t>Hypothetical calculations are set forth in Exhibits B, Schedule 1-4.</w:t>
      </w:r>
    </w:p>
    <w:p/>
    <w:p/>
    <w:p>
      <w:r>
        <w:t>(f)    Sorenson Tipple Cost. Commencing January 1, 2010, the Composite Component</w:t>
      </w:r>
    </w:p>
    <w:p>
      <w:r>
        <w:t>includes an amount to compensate Seller for the Sorenson Tipple move cost.</w:t>
      </w:r>
    </w:p>
    <w:p/>
    <w:p/>
    <w:p/>
    <w:p/>
    <w:p/>
    <w:p>
      <w:r>
        <w:t>5.04    Reclamation Payment. The cost of reclamation and mine closure costs at</w:t>
      </w:r>
    </w:p>
    <w:p>
      <w:r>
        <w:t>the Mine are included in the current Purchase Price. Buyer and Seller</w:t>
      </w:r>
    </w:p>
    <w:p>
      <w:r>
        <w:t>acknowledge that Buyer shall have no liability for reclamation obligations</w:t>
      </w:r>
    </w:p>
    <w:p>
      <w:r>
        <w:t>previously accrued by Seller at the Mine. Buyer shall pay Seller its</w:t>
      </w:r>
    </w:p>
    <w:p>
      <w:r>
        <w:t>proportionate share, based on the ratio of tonnage delivered under this</w:t>
      </w:r>
    </w:p>
    <w:p>
      <w:r>
        <w:t>Agreement and the Prior Agreement to all tonnage mined at the Mine from December</w:t>
      </w:r>
    </w:p>
    <w:p>
      <w:r>
        <w:t>30, 1957, of any increased reclamation costs at or with respect to the Mine</w:t>
      </w:r>
    </w:p>
    <w:p>
      <w:r>
        <w:t>resulting from Seller's having to comply with any Change; provided, however,</w:t>
      </w:r>
    </w:p>
    <w:p>
      <w:r>
        <w:t>that Buyer shall not be required to pay Seller for any increased reclamation</w:t>
      </w:r>
    </w:p>
    <w:p>
      <w:r>
        <w:t>costs at or with respect to Pit 1-UD at the Mine, if such increased costs arise</w:t>
      </w:r>
    </w:p>
    <w:p>
      <w:r>
        <w:t>directly out of Pit 1-UD's having lost its designation as a special bituminous</w:t>
      </w:r>
    </w:p>
    <w:p>
      <w:r>
        <w:t>coal mine under federal or state law because of actions taken by Seller.</w:t>
      </w:r>
    </w:p>
    <w:p/>
    <w:p/>
    <w:p>
      <w:r>
        <w:t>5.05    Use of Indices. To calculate adjustments for those price components and</w:t>
      </w:r>
    </w:p>
    <w:p>
      <w:r>
        <w:t>subcomponents that are adjusted according to changes in published indices, the</w:t>
      </w:r>
    </w:p>
    <w:p>
      <w:r>
        <w:t>following procedure shall be used:</w:t>
      </w:r>
    </w:p>
    <w:p/>
    <w:p/>
    <w:p>
      <w:r>
        <w:t>(a)    Timing. Except for the Medical and the Labor and Benefits components, the</w:t>
      </w:r>
    </w:p>
    <w:p>
      <w:r>
        <w:t>index values used for billing in any quarter shall be first published values for</w:t>
      </w:r>
    </w:p>
    <w:p>
      <w:r>
        <w:t>the second month preceding the date of the adjustment (e.g., the February index</w:t>
      </w:r>
    </w:p>
    <w:p>
      <w:r>
        <w:t>value shall be used for the April 1 adjustment). For the Medical and Labor and</w:t>
      </w:r>
    </w:p>
    <w:p>
      <w:r>
        <w:t>Benefits components, the medical care and average hourly earnings values used</w:t>
      </w:r>
    </w:p>
    <w:p>
      <w:r>
        <w:t>for billing in any quarter shall be the first published value for the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third month preceding the date of the adjustment (e.g., the January index value</w:t>
      </w:r>
    </w:p>
    <w:p>
      <w:r>
        <w:t>shall be used for the April I adjustment).</w:t>
      </w:r>
    </w:p>
    <w:p/>
    <w:p/>
    <w:p>
      <w:r>
        <w:t>(b)    Replacement Indices, All indices used in this Agreement are set forth in</w:t>
      </w:r>
    </w:p>
    <w:p>
      <w:r>
        <w:t>Exhibits B, Schedule 1-4. A key to the indices used in Exhibit B is attached as</w:t>
      </w:r>
    </w:p>
    <w:p>
      <w:r>
        <w:t>Exhibit G. If any index or any revision or equivalent of that index ceases to be</w:t>
      </w:r>
    </w:p>
    <w:p>
      <w:r>
        <w:t>published by any federal agency, the parties shall mutually select a</w:t>
      </w:r>
    </w:p>
    <w:p>
      <w:r>
        <w:t>substantially equivalent index which, after necessary adjustment, if any,</w:t>
      </w:r>
    </w:p>
    <w:p>
      <w:r>
        <w:t>provides the most reasonable substitute for such index.</w:t>
      </w:r>
    </w:p>
    <w:p/>
    <w:p/>
    <w:p>
      <w:r>
        <w:t>(c)    Roundings. Adjusted components and subcomponents shall be calculated to</w:t>
      </w:r>
    </w:p>
    <w:p>
      <w:r>
        <w:t>four decimal places and rounded to three. Decimals of .0005 or more shall be</w:t>
      </w:r>
    </w:p>
    <w:p>
      <w:r>
        <w:t>rounded up to .001 and decimals of less than .0005 shall be rounded down to</w:t>
      </w:r>
    </w:p>
    <w:p>
      <w:r>
        <w:t>.000.</w:t>
      </w:r>
    </w:p>
    <w:p/>
    <w:p/>
    <w:p>
      <w:r>
        <w:t>5.06    BTU Variations. The Purchase Price per ton is based on coal having</w:t>
      </w:r>
    </w:p>
    <w:p>
      <w:r>
        <w:t>****** BTUs per pound as received at the Point of Delivery. If the weighted</w:t>
      </w:r>
    </w:p>
    <w:p>
      <w:r>
        <w:t>average calorific value ("ACV") of the coal delivered in any month differs from</w:t>
      </w:r>
    </w:p>
    <w:p>
      <w:r>
        <w:t>****** BTUs per pound, the total Purchase Price paid for coal in that month</w:t>
      </w:r>
    </w:p>
    <w:p>
      <w:r>
        <w:t>shall be adjusted by adding or subtracting, as appropriate, the applicable "ACV</w:t>
      </w:r>
    </w:p>
    <w:p>
      <w:r>
        <w:t>Adjustment," calculated as follows:</w:t>
      </w:r>
    </w:p>
    <w:p/>
    <w:p/>
    <w:p>
      <w:r>
        <w:t>For Low Sulfur Coal</w:t>
      </w:r>
    </w:p>
    <w:p>
      <w:r>
        <w:t>ACV Adjustment    =    [WL(PL)] [(QA-H - ******) / ******)]</w:t>
      </w:r>
    </w:p>
    <w:p/>
    <w:p/>
    <w:p>
      <w:r>
        <w:t>Where:</w:t>
      </w:r>
    </w:p>
    <w:p/>
    <w:p/>
    <w:p>
      <w:r>
        <w:t>WL = tons of Low Sulfur Coal delivered in such month.</w:t>
      </w:r>
    </w:p>
    <w:p>
      <w:r>
        <w:t>PL = The Purchase Price for such coal.</w:t>
      </w:r>
    </w:p>
    <w:p/>
    <w:p/>
    <w:p>
      <w:r>
        <w:t>QAL = Actual weighted average "as-received" BTU per pound for such coal</w:t>
      </w:r>
    </w:p>
    <w:p>
      <w:r>
        <w:t>delivered during the month.</w:t>
      </w:r>
    </w:p>
    <w:p/>
    <w:p/>
    <w:p>
      <w:r>
        <w:t>For High Sulfur Coal</w:t>
      </w:r>
    </w:p>
    <w:p/>
    <w:p/>
    <w:p>
      <w:r>
        <w:t>ACV Adjustment    =    [WH(PH)] [(QA-H - ******) /******)]</w:t>
      </w:r>
    </w:p>
    <w:p/>
    <w:p/>
    <w:p/>
    <w:p/>
    <w:p>
      <w:r>
        <w:t>Where:</w:t>
      </w:r>
    </w:p>
    <w:p>
      <w:r>
        <w:t xml:space="preserve"> </w:t>
      </w:r>
    </w:p>
    <w:p>
      <w:r>
        <w:t>WH    = tons of High Sulfur Coal delivered in such month.</w:t>
      </w:r>
    </w:p>
    <w:p>
      <w:r>
        <w:t>PH    = The Purchase Price for such coal.</w:t>
      </w:r>
    </w:p>
    <w:p>
      <w:r>
        <w:t xml:space="preserve"> </w:t>
      </w:r>
    </w:p>
    <w:p>
      <w:r>
        <w:t>QAH = Actual weighted average "as-received" BTU per pound for such coal</w:t>
      </w:r>
    </w:p>
    <w:p>
      <w:r>
        <w:t>delivered during the month.</w:t>
      </w:r>
    </w:p>
    <w:p/>
    <w:p/>
    <w:p/>
    <w:p/>
    <w:p/>
    <w:p/>
    <w:p/>
    <w:p/>
    <w:p>
      <w:r>
        <w:t>35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For purposes of this Section 5.06 and Section 6.01, ''Low Sulfur Coal" shall</w:t>
      </w:r>
    </w:p>
    <w:p>
      <w:r>
        <w:t>mean coal delivered by Seller to Units I and 2, but excluding coal diverted</w:t>
      </w:r>
    </w:p>
    <w:p>
      <w:r>
        <w:t>pursuant to Section 4.02(g), and "High Su1fur Coal" shall mean coal delivered by</w:t>
      </w:r>
    </w:p>
    <w:p>
      <w:r>
        <w:t>Seller for Unit 3 and coal diverted pursuant to Section 4.02(g). For the period</w:t>
      </w:r>
    </w:p>
    <w:p>
      <w:r>
        <w:t>from January 1, 2013 to December 31, 2016, the Purchase Price shall be subject</w:t>
      </w:r>
    </w:p>
    <w:p>
      <w:r>
        <w:t>to the same ACV Adjustment for single stream deliveries. During those months</w:t>
      </w:r>
    </w:p>
    <w:p>
      <w:r>
        <w:t>when coal is delivered at different prices due to changes in tiers or changes in</w:t>
      </w:r>
    </w:p>
    <w:p>
      <w:r>
        <w:t>severance taxes, Seller shall invoice Buyer separately for each Purchase Price</w:t>
      </w:r>
    </w:p>
    <w:p>
      <w:r>
        <w:t>applicable during such month, and ACV Adjustments shall be calculated for each</w:t>
      </w:r>
    </w:p>
    <w:p>
      <w:r>
        <w:t>Purchase Price determined pursuant to Section 5.03, based on the actual weighted</w:t>
      </w:r>
    </w:p>
    <w:p>
      <w:r>
        <w:t>average BTUs per pound for such coal received during that month.</w:t>
      </w:r>
    </w:p>
    <w:p/>
    <w:p/>
    <w:p>
      <w:r>
        <w:t>No rounding shall be done in the calculation of the ACV Adjustments.</w:t>
      </w:r>
    </w:p>
    <w:p/>
    <w:p/>
    <w:p>
      <w:r>
        <w:t>The penalties or premiums as provided in Sections 4.01(f), 4.05 and 4.06, the</w:t>
      </w:r>
    </w:p>
    <w:p>
      <w:r>
        <w:t>Offsite</w:t>
      </w:r>
    </w:p>
    <w:p>
      <w:r>
        <w:t>Coal payment as provided in Section 3.03(b), and the Reliability Deficiency</w:t>
      </w:r>
    </w:p>
    <w:p>
      <w:r>
        <w:t>Tonnage payment as provided in Section 3.09(e) are not subject to the ACY</w:t>
      </w:r>
    </w:p>
    <w:p>
      <w:r>
        <w:t>Adjustment.</w:t>
      </w:r>
    </w:p>
    <w:p/>
    <w:p/>
    <w:p>
      <w:r>
        <w:t>5.07</w:t>
      </w:r>
    </w:p>
    <w:p>
      <w:r>
        <w:t>Purchase Price Reset.</w:t>
      </w:r>
    </w:p>
    <w:p/>
    <w:p/>
    <w:p/>
    <w:p>
      <w:r>
        <w:t>Effective January 1 of calendar years 2013 and 2016, the parties shall reset the</w:t>
      </w:r>
    </w:p>
    <w:p>
      <w:r>
        <w:t>Tier 1 and Tier 2 Purchase Prices based on Seller's actual mining costs for the</w:t>
      </w:r>
    </w:p>
    <w:p>
      <w:r>
        <w:t>prior calendar year. Seller's mining costs shall be determined using generally</w:t>
      </w:r>
    </w:p>
    <w:p>
      <w:r>
        <w:t>accepted accounting principles consistently applied and shall be allocated in a</w:t>
      </w:r>
    </w:p>
    <w:p>
      <w:r>
        <w:t>manner consistent with the components and allocations used to generate Seller's</w:t>
      </w:r>
    </w:p>
    <w:p>
      <w:r>
        <w:t>mining costs shown on Exhibit P, unless otherwise agreed in writing by the</w:t>
      </w:r>
    </w:p>
    <w:p>
      <w:r>
        <w:t>Parties. Seller shall provide its mining costs for the previous calendar year</w:t>
      </w:r>
    </w:p>
    <w:p>
      <w:r>
        <w:t>(i.e., calendar years 2012 or 2015, as the case may be) to Buyer on or before</w:t>
      </w:r>
    </w:p>
    <w:p>
      <w:r>
        <w:t>January 15 of 2013 and 2016. The total actual mining costs shall be divided by</w:t>
      </w:r>
    </w:p>
    <w:p>
      <w:r>
        <w:t>actual tons sold by the Mine in that prior calendar year to establish the per</w:t>
      </w:r>
    </w:p>
    <w:p>
      <w:r>
        <w:t>ton cost. The escalated corporate overhead component and the escalated return</w:t>
      </w:r>
    </w:p>
    <w:p>
      <w:r>
        <w:t>component as illustrated on Exhibit C, Schedule 3, will be added to the cost per</w:t>
      </w:r>
    </w:p>
    <w:p>
      <w:r>
        <w:t>ton calculated above as part of the average per ton cost described on Exhibit C,</w:t>
      </w:r>
    </w:p>
    <w:p>
      <w:r>
        <w:t>Schedule 3 as Subtotal Cost 2012. In addition, the recovery charge for the</w:t>
      </w:r>
    </w:p>
    <w:p>
      <w:r>
        <w:t>relocation of the Sorenson Tipple will be $****** at the time of price reset and</w:t>
      </w:r>
    </w:p>
    <w:p>
      <w:r>
        <w:t>will be added to the average per ton cost. This total average per ton cost will</w:t>
      </w:r>
    </w:p>
    <w:p>
      <w:r>
        <w:t>then be multiplied by ****** and then divided by actual BTUs per ton delivered</w:t>
      </w:r>
    </w:p>
    <w:p>
      <w:r>
        <w:t>to all customers in that prior calendar year to determine the total mine cost in</w:t>
      </w:r>
    </w:p>
    <w:p>
      <w:r>
        <w:t>dollars per ton (described as "Total Mine Cost $/Ton for ****** Btu/lb Coal" on</w:t>
      </w:r>
    </w:p>
    <w:p>
      <w:r>
        <w:t>Exhibit C Schedule 3). The difference between the total mine cost in dollars per</w:t>
      </w:r>
    </w:p>
    <w:p>
      <w:r>
        <w:t>ton and the Escalated Average Purchase Price (as described on Exhibit C,</w:t>
      </w:r>
    </w:p>
    <w:p>
      <w:r>
        <w:t>Schedules 1 and 2) as of January 1of the year of the reset shall be used to</w:t>
      </w:r>
    </w:p>
    <w:p>
      <w:r>
        <w:t>calculate a new component which shall be used to determine the adjustment of the</w:t>
      </w:r>
    </w:p>
    <w:p>
      <w:r>
        <w:t>Purchase Price, as illustrated on Exhibit C, Schedules 1 and 4 (the "Price Reset</w:t>
      </w:r>
    </w:p>
    <w:p>
      <w:r>
        <w:t>Component"). For the January 1, 2013 reset, the maximum Average Purchase Price</w:t>
      </w:r>
    </w:p>
    <w:p>
      <w:r>
        <w:t>shall not exceed 108 percent of the Escalated Average Purchase Price that would</w:t>
      </w:r>
    </w:p>
    <w:p>
      <w:r>
        <w:t>otherwise apply as of January l, 2013 through the quarterly adjustments, as</w:t>
      </w:r>
    </w:p>
    <w:p>
      <w:r>
        <w:t>described on Exhibit C, Schedules 1 and 2. The minimum average Purchase Price</w:t>
      </w:r>
    </w:p>
    <w:p>
      <w:r>
        <w:t>before apportioning it to the Tier 1 and Tier 2 tons shall be $******. As an</w:t>
      </w:r>
    </w:p>
    <w:p>
      <w:r>
        <w:t>example, the reset Purchase Price will be determined for Tier 1and the Tier 2</w:t>
      </w:r>
    </w:p>
    <w:p>
      <w:r>
        <w:t>price as illustrated on Exhibit C, Schedule 4.</w:t>
      </w:r>
    </w:p>
    <w:p/>
    <w:p/>
    <w:p>
      <w:r>
        <w:t>The Purchase Price Reset for 2016 shall be determined using the same methodology</w:t>
      </w:r>
    </w:p>
    <w:p>
      <w:r>
        <w:t>as the 2013 reset, but the 2016 reset price shall not be subject to any maximum</w:t>
      </w:r>
    </w:p>
    <w:p>
      <w:r>
        <w:t>or minimum. At the time of the 2016 Purchase Price Reset, Seller shall have the</w:t>
      </w:r>
    </w:p>
    <w:p>
      <w:r>
        <w:t>right to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reweigh the indexed components in order to more accurately reflect Seller's</w:t>
      </w:r>
    </w:p>
    <w:p>
      <w:r>
        <w:t>changed or reasonably anticipated change in cost structure.</w:t>
      </w:r>
    </w:p>
    <w:p/>
    <w:p/>
    <w:p>
      <w:r>
        <w:t>If, upon receipt of mine cost information from Seller in 2016, Buyer reasonably</w:t>
      </w:r>
    </w:p>
    <w:p>
      <w:r>
        <w:t>determines either (i) that the Purchase Price established through the Purchase</w:t>
      </w:r>
    </w:p>
    <w:p>
      <w:r>
        <w:t>Price Reset provision in this Section 5.07 is not competitive on a BTU delivered</w:t>
      </w:r>
    </w:p>
    <w:p>
      <w:r>
        <w:t>basis with other coal of comparable quality or (ii) that Seller's mining costs</w:t>
      </w:r>
    </w:p>
    <w:p>
      <w:r>
        <w:t>have unreasonably increased, then Buyer shall have an option of terminating the</w:t>
      </w:r>
    </w:p>
    <w:p>
      <w:r>
        <w:t>2017 Agreement as of December 31, 2016. Buyer will provide to Seller evidence to</w:t>
      </w:r>
    </w:p>
    <w:p>
      <w:r>
        <w:t>support Buyer's determination. Any dispute concerning the reasonableness of</w:t>
      </w:r>
    </w:p>
    <w:p>
      <w:r>
        <w:t>Buyer's determination will be resolved pursuant to Article XII of this</w:t>
      </w:r>
    </w:p>
    <w:p>
      <w:r>
        <w:t>Agreement. Buyer must exercise this option on or before March 31, 2016. If Buyer</w:t>
      </w:r>
    </w:p>
    <w:p>
      <w:r>
        <w:t>exercises its option to terminate the 2017 Agreement, the Tier 1 and Tier 2</w:t>
      </w:r>
    </w:p>
    <w:p>
      <w:r>
        <w:t>Purchase Prices for calendar year 2016 shall be adjusted through the entirety of</w:t>
      </w:r>
    </w:p>
    <w:p>
      <w:r>
        <w:t>calendar year 2016 pursuant to Section 5.03. If the Buyer exercises its option</w:t>
      </w:r>
    </w:p>
    <w:p>
      <w:r>
        <w:t>to terminate the 2017 Agreement, then the Stub Year shall be treated as one-half</w:t>
      </w:r>
    </w:p>
    <w:p>
      <w:r>
        <w:t>a Contract Year, and December 31, 2016 shall be treated as the end of a Contract</w:t>
      </w:r>
    </w:p>
    <w:p>
      <w:r>
        <w:t>Year. All obligations, calculations, and numeric standards shall be prorated for</w:t>
      </w:r>
    </w:p>
    <w:p>
      <w:r>
        <w:t>one-half a Contract Year for the Stub Year.</w:t>
      </w:r>
    </w:p>
    <w:p/>
    <w:p/>
    <w:p>
      <w:r>
        <w:t>ARTICLE VI</w:t>
      </w:r>
    </w:p>
    <w:p>
      <w:r>
        <w:t>BILLING AND PAYMENT</w:t>
      </w:r>
    </w:p>
    <w:p/>
    <w:p/>
    <w:p>
      <w:r>
        <w:t>6.01    Invoices. Seller shall invoice Buyer monthly for coal delivered during</w:t>
      </w:r>
    </w:p>
    <w:p>
      <w:r>
        <w:t>the immediately preceding month. Seller shall render separate invoices for Low</w:t>
      </w:r>
    </w:p>
    <w:p>
      <w:r>
        <w:t>Sulfur Coal and High Sulfur Coal, as those terms are defined in Section 5.06 for</w:t>
      </w:r>
    </w:p>
    <w:p>
      <w:r>
        <w:t>deliveries through December 31, 2012. Billings shall be made by fax or other</w:t>
      </w:r>
    </w:p>
    <w:p>
      <w:r>
        <w:t>electronic means that produce a hard copy of the invoice and confirmed by</w:t>
      </w:r>
    </w:p>
    <w:p>
      <w:r>
        <w:t>regular mail. AH invoices shall be reasonably complete in detail and shall</w:t>
      </w:r>
    </w:p>
    <w:p>
      <w:r>
        <w:t>indicate, among other pertinent matters, lot numbers covered by the invoice,</w:t>
      </w:r>
    </w:p>
    <w:p>
      <w:r>
        <w:t>delivery dates, tonnages and qualities delivered, and the adjustments to the</w:t>
      </w:r>
    </w:p>
    <w:p>
      <w:r>
        <w:t>Purchase Price and any premiums or penalties, with reasonable supporting</w:t>
      </w:r>
    </w:p>
    <w:p>
      <w:r>
        <w:t>documentation. Buyer shall pay Seller by wire transfer to the following account</w:t>
      </w:r>
    </w:p>
    <w:p>
      <w:r>
        <w:t>or to any other account designated by notice from Seller to Buyer, within ten</w:t>
      </w:r>
    </w:p>
    <w:p>
      <w:r>
        <w:t>(10) days after receipt of a hard-copy invoice, the full amount of the invoice:</w:t>
      </w:r>
    </w:p>
    <w:p/>
    <w:p/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(Reference: Chevron Mining Inc.)</w:t>
      </w:r>
    </w:p>
    <w:p/>
    <w:p/>
    <w:p>
      <w:r>
        <w:t>All invoiced amounts shall be subject to subsequent adjustment wherever this</w:t>
      </w:r>
    </w:p>
    <w:p>
      <w:r>
        <w:t>Agreement specifically so provides.</w:t>
      </w:r>
    </w:p>
    <w:p/>
    <w:p/>
    <w:p>
      <w:r>
        <w:t>6.02    Adjustments. The parties recognize that at the time each invoice for</w:t>
      </w:r>
    </w:p>
    <w:p>
      <w:r>
        <w:t>coal is prepared it may not be possible to calculate definitively the costs and</w:t>
      </w:r>
    </w:p>
    <w:p>
      <w:r>
        <w:t>other price adjustment factors applicable to the shipment for which the invoice</w:t>
      </w:r>
    </w:p>
    <w:p>
      <w:r>
        <w:t>is rendered. Each invoice will therefore be based upon the most current data</w:t>
      </w:r>
    </w:p>
    <w:p>
      <w:r>
        <w:t>reasonably available at the time of invoicing. Upon receipt of information</w:t>
      </w:r>
    </w:p>
    <w:p>
      <w:r>
        <w:t>permitting determination of price adjustments, Seller shall prepare and furnish</w:t>
      </w:r>
    </w:p>
    <w:p>
      <w:r>
        <w:t>to Buyer a supplemental invoice reflecting that information. Seller or Buyer</w:t>
      </w:r>
    </w:p>
    <w:p>
      <w:r>
        <w:t>shall, within ten (10) days after receipt of the supplemental invoice by fax or</w:t>
      </w:r>
    </w:p>
    <w:p>
      <w:r>
        <w:t>other electronic means that produce a hard copy of the invoice and confirmed by</w:t>
      </w:r>
    </w:p>
    <w:p>
      <w:r>
        <w:t>regular mail, credit or pay, as appropriate, the sum required by the invoice.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ARTICLE VII</w:t>
      </w:r>
    </w:p>
    <w:p>
      <w:r>
        <w:t>RECORDS AND AUDITS</w:t>
      </w:r>
    </w:p>
    <w:p/>
    <w:p/>
    <w:p>
      <w:r>
        <w:t>7.01    Accounting Audit.</w:t>
      </w:r>
    </w:p>
    <w:p/>
    <w:p/>
    <w:p>
      <w:r>
        <w:t>(a)    Buyer's Accounting Audit. Buyer shall have the right to examine and</w:t>
      </w:r>
    </w:p>
    <w:p>
      <w:r>
        <w:t>audit, from time to time at reasonable times, but not more than once each</w:t>
      </w:r>
    </w:p>
    <w:p>
      <w:r>
        <w:t>calendar year, Seller's records and books of account relating to determination</w:t>
      </w:r>
    </w:p>
    <w:p>
      <w:r>
        <w:t>of the price adjustments pursuant to Article V. Each invoice not disputed by</w:t>
      </w:r>
    </w:p>
    <w:p>
      <w:r>
        <w:t>Buyer within two (2) years of the date of Seller's original delivery of such</w:t>
      </w:r>
    </w:p>
    <w:p>
      <w:r>
        <w:t>invoice to Buyer shall be deemed correct, and Buyer shall have waived any claim</w:t>
      </w:r>
    </w:p>
    <w:p>
      <w:r>
        <w:t>with respect to such invoice. In addition, Buyer may audit the calculation of</w:t>
      </w:r>
    </w:p>
    <w:p>
      <w:r>
        <w:t>Seller's mining costs for calendar years 2012 and 2015 provided pursuant to</w:t>
      </w:r>
    </w:p>
    <w:p>
      <w:r>
        <w:t>Section 5.07. The audit of mining costs related to the price reset shall be</w:t>
      </w:r>
    </w:p>
    <w:p>
      <w:r>
        <w:t>completed on or before March 31 of 2013 or 2016 as the case may be. Each cost</w:t>
      </w:r>
    </w:p>
    <w:p>
      <w:r>
        <w:t>calculation or determination not disputed by the end of the audit period shall</w:t>
      </w:r>
    </w:p>
    <w:p>
      <w:r>
        <w:t>be deemed to be correct.</w:t>
      </w:r>
    </w:p>
    <w:p/>
    <w:p/>
    <w:p>
      <w:r>
        <w:t>(b)    Seller's Accounting Audit. Seller shall have the right to examine and</w:t>
      </w:r>
    </w:p>
    <w:p>
      <w:r>
        <w:t>audit, from time to time at reasonable times, but not more than once each</w:t>
      </w:r>
    </w:p>
    <w:p>
      <w:r>
        <w:t>calendar year, Buyer's records and books of account relating to determination of</w:t>
      </w:r>
    </w:p>
    <w:p>
      <w:r>
        <w:t>Requirements and any records and books of accounting related to Buyer's cost of</w:t>
      </w:r>
    </w:p>
    <w:p>
      <w:r>
        <w:t>cover arising under Sections 3.05 and 4.09. Ea.ch determination of Requirements</w:t>
      </w:r>
    </w:p>
    <w:p>
      <w:r>
        <w:t>not disputed by Seller within ninety (90) days after the end of the subject</w:t>
      </w:r>
    </w:p>
    <w:p>
      <w:r>
        <w:t>Contract Year shall be deemed correct and Seller shall have waived any claim</w:t>
      </w:r>
    </w:p>
    <w:p>
      <w:r>
        <w:t>with respect to such determination. Each determination of cost of cover not</w:t>
      </w:r>
    </w:p>
    <w:p>
      <w:r>
        <w:t>disputed by Seller within two years after the end of the subject Contract Year</w:t>
      </w:r>
    </w:p>
    <w:p>
      <w:r>
        <w:t>shall be deemed correct, and Seller shall have waived any claim with respect to</w:t>
      </w:r>
    </w:p>
    <w:p>
      <w:r>
        <w:t>such determination.</w:t>
      </w:r>
    </w:p>
    <w:p/>
    <w:p/>
    <w:p>
      <w:r>
        <w:t>7.02    Adjustments and Payments. If any audit pursuant to Section 7.01</w:t>
      </w:r>
    </w:p>
    <w:p>
      <w:r>
        <w:t>discloses that an overpayment or an underpayment has been made or an adjustment</w:t>
      </w:r>
    </w:p>
    <w:p>
      <w:r>
        <w:t>to Requirements or mine costs should be made, the amount of the overpayment or</w:t>
      </w:r>
    </w:p>
    <w:p>
      <w:r>
        <w:t>underpayment or adjustment shall promptly be paid to the party to whom it is</w:t>
      </w:r>
    </w:p>
    <w:p>
      <w:r>
        <w:t>owed by the other party plus interest from the date of the over or under payment</w:t>
      </w:r>
    </w:p>
    <w:p>
      <w:r>
        <w:t>at the then prevailing prime interest rate quoted by Morgan Guaranty Trust</w:t>
      </w:r>
    </w:p>
    <w:p>
      <w:r>
        <w:t>Company. However, if either party disagrees with any matter pertaining to the</w:t>
      </w:r>
    </w:p>
    <w:p>
      <w:r>
        <w:t>audit and if the parties cannot resolve the disagreement between themselves,</w:t>
      </w:r>
    </w:p>
    <w:p>
      <w:r>
        <w:t>either party may have the matter(s) resolved in accordance with Article XII.</w:t>
      </w:r>
    </w:p>
    <w:p/>
    <w:p/>
    <w:p>
      <w:r>
        <w:t>7.03    Examination of Records. Seller and Buyer shall each have the right at</w:t>
      </w:r>
    </w:p>
    <w:p>
      <w:r>
        <w:t>all reasonable times, upon written notice to the other, to examine the records</w:t>
      </w:r>
    </w:p>
    <w:p>
      <w:r>
        <w:t>kept by the other of the weights and analyses of the coal delivered under this</w:t>
      </w:r>
    </w:p>
    <w:p>
      <w:r>
        <w:t>Agreement, provided that all such weights and analyses not disputed by Seller or</w:t>
      </w:r>
    </w:p>
    <w:p>
      <w:r>
        <w:t>Buyer within two (2) years of the date the weighing or analysis was performed</w:t>
      </w:r>
    </w:p>
    <w:p>
      <w:r>
        <w:t>shall be deemed correct, and the parties shall have waived any claim with</w:t>
      </w:r>
    </w:p>
    <w:p>
      <w:r>
        <w:t>respect thereto.</w:t>
      </w:r>
    </w:p>
    <w:p/>
    <w:p/>
    <w:p>
      <w:r>
        <w:t>ARTICLE VIII</w:t>
      </w:r>
    </w:p>
    <w:p>
      <w:r>
        <w:t>EXCUSE</w:t>
      </w:r>
    </w:p>
    <w:p/>
    <w:p/>
    <w:p>
      <w:r>
        <w:t>8.1    General.</w:t>
      </w:r>
    </w:p>
    <w:p/>
    <w:p/>
    <w:p>
      <w:r>
        <w:t>(a)    Excuse from Performance. Whole or partial failure of Seller to mine or</w:t>
      </w:r>
    </w:p>
    <w:p>
      <w:r>
        <w:t>deliver, or of Buyer lo accept or consume coal under this Agreement shall be</w:t>
      </w:r>
    </w:p>
    <w:p>
      <w:r>
        <w:t>excused and shall not constitute a breach of this Agreement if such failure is</w:t>
      </w:r>
    </w:p>
    <w:p>
      <w:r>
        <w:t>beyond the reasonable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control of the party so railing and occasioned by an act of God or the public</w:t>
      </w:r>
    </w:p>
    <w:p>
      <w:r>
        <w:t>enemy, fire, explosion, strikes, car supply, flood, drought, war, riots, civil</w:t>
      </w:r>
    </w:p>
    <w:p>
      <w:r>
        <w:t>commotion, sabotage, accident, embargo, governmental priority, requisition or</w:t>
      </w:r>
    </w:p>
    <w:p>
      <w:r>
        <w:t>allocation or other action of any governmental or military authority, or</w:t>
      </w:r>
    </w:p>
    <w:p>
      <w:r>
        <w:t>occasioned by interruption of or delay in transportation provided by third</w:t>
      </w:r>
    </w:p>
    <w:p>
      <w:r>
        <w:t>parties, inadequacy or shortage or failure of supply of equipment or materials,</w:t>
      </w:r>
    </w:p>
    <w:p>
      <w:r>
        <w:t>breakdowns (including without limitation, breakdown of analyzers or coal</w:t>
      </w:r>
    </w:p>
    <w:p>
      <w:r>
        <w:t>reclaiming equipment), labor dispute, or by compliance with any government order</w:t>
      </w:r>
    </w:p>
    <w:p>
      <w:r>
        <w:t>or request or any order or request of any officer, department, agency, or</w:t>
      </w:r>
    </w:p>
    <w:p>
      <w:r>
        <w:t>committee of the United States Government or any state government, or by</w:t>
      </w:r>
    </w:p>
    <w:p>
      <w:r>
        <w:t>compliance with any Change or Law (including the Clean Air Act Amendments of</w:t>
      </w:r>
    </w:p>
    <w:p>
      <w:r>
        <w:t>1990), or by any other circumstances of like or different character beyond the</w:t>
      </w:r>
    </w:p>
    <w:p>
      <w:r>
        <w:t>reasonable control of the party so failing, whether foreseeable or unforeseeable</w:t>
      </w:r>
    </w:p>
    <w:p>
      <w:r>
        <w:t>(''Excuse").</w:t>
      </w:r>
    </w:p>
    <w:p/>
    <w:p/>
    <w:p>
      <w:r>
        <w:t>(b)    Labor Disputes. Nothing in this Agreement shall be deemed to obligate</w:t>
      </w:r>
    </w:p>
    <w:p>
      <w:r>
        <w:t>Buyer or Seller to forestall or settle any strike, lock-out or other labor</w:t>
      </w:r>
    </w:p>
    <w:p>
      <w:r>
        <w:t>dispute against its will.</w:t>
      </w:r>
    </w:p>
    <w:p/>
    <w:p/>
    <w:p>
      <w:r>
        <w:t>8.02        Notice. A party affected by an Excuse event shall use reasonable</w:t>
      </w:r>
    </w:p>
    <w:p>
      <w:r>
        <w:t>efforts to overcome the event as promptly as possible and shall notify the other</w:t>
      </w:r>
    </w:p>
    <w:p>
      <w:r>
        <w:t>party of the event within fifteen (15) days of its occurrence. The notice shall</w:t>
      </w:r>
    </w:p>
    <w:p>
      <w:r>
        <w:t>(a) describe the Excuse event in reasonable detail, (b) explain why the Excuse</w:t>
      </w:r>
    </w:p>
    <w:p>
      <w:r>
        <w:t>event was not reasonably within the control of the affected party and could not</w:t>
      </w:r>
    </w:p>
    <w:p>
      <w:r>
        <w:t>have been prevented or overcome by the exercise of reasonable diligence, and (c)</w:t>
      </w:r>
    </w:p>
    <w:p>
      <w:r>
        <w:t>state the expected duration of the Excuse event. If a party fails to give notice</w:t>
      </w:r>
    </w:p>
    <w:p>
      <w:r>
        <w:t>of an Excuse event within this 15-day period, the Excuse event will excuse only</w:t>
      </w:r>
    </w:p>
    <w:p>
      <w:r>
        <w:t>performance due on or after the date on which the notice is actually received by</w:t>
      </w:r>
    </w:p>
    <w:p>
      <w:r>
        <w:t>the other party.</w:t>
      </w:r>
    </w:p>
    <w:p/>
    <w:p/>
    <w:p>
      <w:r>
        <w:t>8.03    Substitute Purchases and Sales.</w:t>
      </w:r>
    </w:p>
    <w:p/>
    <w:p/>
    <w:p>
      <w:r>
        <w:t>(a)    Substitute Purchases. If Seller fails to deliver coal because of an</w:t>
      </w:r>
    </w:p>
    <w:p>
      <w:r>
        <w:t>Excuse event, Buyer shall have the right to buy elsewhere coal otherwise</w:t>
      </w:r>
    </w:p>
    <w:p>
      <w:r>
        <w:t>committed to this Agreement in the amount that Seller fails to deliver. To</w:t>
      </w:r>
    </w:p>
    <w:p>
      <w:r>
        <w:t>assure a reliable source of supply, Buyer may enter into a coal supply agreement</w:t>
      </w:r>
    </w:p>
    <w:p>
      <w:r>
        <w:t>to purchase such amount o-f committed coal for a term not to exceed the expected</w:t>
      </w:r>
    </w:p>
    <w:p>
      <w:r>
        <w:t>duration of the Excuse event, and Buyer shall be excused from accepting an</w:t>
      </w:r>
    </w:p>
    <w:p>
      <w:r>
        <w:t>equivalent amount of coal under this Agreement until the terms of such other</w:t>
      </w:r>
    </w:p>
    <w:p>
      <w:r>
        <w:t>coal supply agreement are satisfied; provided, however, that the amount of such</w:t>
      </w:r>
    </w:p>
    <w:p>
      <w:r>
        <w:t>committed coal purchased by Buyer shall be consistent with Buyer's historical</w:t>
      </w:r>
    </w:p>
    <w:p>
      <w:r>
        <w:t>take and historical stockpile(s) during the period(s) of the year that the</w:t>
      </w:r>
    </w:p>
    <w:p>
      <w:r>
        <w:t>Excuse event is expected to last. Nothing in this Section 8.03(a) shall limit</w:t>
      </w:r>
    </w:p>
    <w:p>
      <w:r>
        <w:t>Seller's option to provide Buyer with substitute coal as provided in Section</w:t>
      </w:r>
    </w:p>
    <w:p>
      <w:r>
        <w:t>2.02.</w:t>
      </w:r>
    </w:p>
    <w:p/>
    <w:p/>
    <w:p>
      <w:r>
        <w:t>(b)    Substitute Sales. If Buyer fails to accept coal because of an Excuse</w:t>
      </w:r>
    </w:p>
    <w:p>
      <w:r>
        <w:t>event, Seller shall have the right to sell elsewhere coal in the amount that</w:t>
      </w:r>
    </w:p>
    <w:p>
      <w:r>
        <w:t>Buyer fails to accept. To assure a reliable market for the coal, Seller may</w:t>
      </w:r>
    </w:p>
    <w:p>
      <w:r>
        <w:t>enter into a coal supply agreement to sell such amount of committed coal for a</w:t>
      </w:r>
    </w:p>
    <w:p>
      <w:r>
        <w:t>term not to exceed the expected duration of the Excuse event, and Seller shall</w:t>
      </w:r>
    </w:p>
    <w:p>
      <w:r>
        <w:t>be excused from delivering an equivalent amount of coal under this Agreement</w:t>
      </w:r>
    </w:p>
    <w:p>
      <w:r>
        <w:t>until the terms of such other coal supply agreement are satisfied. However, the</w:t>
      </w:r>
    </w:p>
    <w:p>
      <w:r>
        <w:t>amount of such committed coal sold by Seller shall be consistent with Buyer's</w:t>
      </w:r>
    </w:p>
    <w:p>
      <w:r>
        <w:t>historical take and historical stockpile(s) during the period(s) of the year</w:t>
      </w:r>
    </w:p>
    <w:p>
      <w:r>
        <w:t>that the Excuse event is expected to last.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8.04    Pro Rata Apportionment. If Seller's performance is excused by an Excuse</w:t>
      </w:r>
    </w:p>
    <w:p>
      <w:r>
        <w:t>event, Seller may, for the duration of the Excuse event, apportion the available</w:t>
      </w:r>
    </w:p>
    <w:p>
      <w:r>
        <w:t>coal pro rata among Seller's other coal customers and Buyer, taking into account</w:t>
      </w:r>
    </w:p>
    <w:p>
      <w:r>
        <w:t>projected deliveries and the quantities that have historically been delivered to</w:t>
      </w:r>
    </w:p>
    <w:p>
      <w:r>
        <w:t>Buyer and to such other customers during the period(s) of the year that the</w:t>
      </w:r>
    </w:p>
    <w:p>
      <w:r>
        <w:t>Excuse event is expected to last, provided, however that where the Excuse event</w:t>
      </w:r>
    </w:p>
    <w:p>
      <w:r>
        <w:t>also gives Seller the right to declare that it is excused from performance under</w:t>
      </w:r>
    </w:p>
    <w:p>
      <w:r>
        <w:t>its agreement with any of its other coal purchasers and where Seller fails to</w:t>
      </w:r>
    </w:p>
    <w:p>
      <w:r>
        <w:t>notify any of the other purchasers of the event within the 15 day period set</w:t>
      </w:r>
    </w:p>
    <w:p>
      <w:r>
        <w:t>forth in Section 8.02, Seller shall not be entitled to apportion the available</w:t>
      </w:r>
    </w:p>
    <w:p>
      <w:r>
        <w:t>coal until Seller has so notified all other purchasers.</w:t>
      </w:r>
    </w:p>
    <w:p>
      <w:r>
        <w:t>8.05</w:t>
      </w:r>
    </w:p>
    <w:p>
      <w:r>
        <w:t>No Make-up. Any deficiencies in coal deliveries or takes caused by an Excuse</w:t>
      </w:r>
    </w:p>
    <w:p/>
    <w:p>
      <w:r>
        <w:t>event shall not be made up except by mutual consent.</w:t>
      </w:r>
    </w:p>
    <w:p/>
    <w:p/>
    <w:p>
      <w:r>
        <w:t>8.06    Calculation of Excuse Tons. The determination of tons affected by an</w:t>
      </w:r>
    </w:p>
    <w:p>
      <w:r>
        <w:t>Excuse event for the purpose of Section 5.02(a) shall be calculated by taking</w:t>
      </w:r>
    </w:p>
    <w:p>
      <w:r>
        <w:t>the total deliveries over the previous thirty-six (36) months unaffected by</w:t>
      </w:r>
    </w:p>
    <w:p>
      <w:r>
        <w:t>Excuse events divided by the number of delivery days in the previous thirty-six</w:t>
      </w:r>
    </w:p>
    <w:p>
      <w:r>
        <w:t>(36) months unaffected by Excuse events to arrive at a daily average rate of</w:t>
      </w:r>
    </w:p>
    <w:p>
      <w:r>
        <w:t>deliveries. The daily average shall then be multiplied by the number of delivery</w:t>
      </w:r>
    </w:p>
    <w:p>
      <w:r>
        <w:t>days covered in the Excuse event to arrive at the excused tons. The excused tons</w:t>
      </w:r>
    </w:p>
    <w:p>
      <w:r>
        <w:t>shall reduce on a pro-rata basis the quantities contained in the two pricing</w:t>
      </w:r>
    </w:p>
    <w:p>
      <w:r>
        <w:t>tiers specified in Section 5.02(a) based upon and subject to the Annual Maximum.</w:t>
      </w:r>
    </w:p>
    <w:p/>
    <w:p/>
    <w:p>
      <w:r>
        <w:t>ARTICLE IX</w:t>
      </w:r>
    </w:p>
    <w:p>
      <w:r>
        <w:t>SUCCESSORS AND ASSIGNS</w:t>
      </w:r>
    </w:p>
    <w:p/>
    <w:p/>
    <w:p>
      <w:r>
        <w:t>9.01    Assignment. This Agreement shall inure to the benefit of and bind the</w:t>
      </w:r>
    </w:p>
    <w:p>
      <w:r>
        <w:t>parties and their respective permitted successors and assigns, provided, however</w:t>
      </w:r>
    </w:p>
    <w:p>
      <w:r>
        <w:t>that this Agreement may not be assigned or otherwise transferred by either party</w:t>
      </w:r>
    </w:p>
    <w:p>
      <w:r>
        <w:t>without the written consent of the other party (which consent shall not be</w:t>
      </w:r>
    </w:p>
    <w:p>
      <w:r>
        <w:t>unreasonably withheld). Any assignment without such consent shall be void. Such</w:t>
      </w:r>
    </w:p>
    <w:p>
      <w:r>
        <w:t>consent shall not be required for assignment or transfer by a party to an</w:t>
      </w:r>
    </w:p>
    <w:p>
      <w:r>
        <w:t>affiliate controlled by that party or to an affiliate under common control with</w:t>
      </w:r>
    </w:p>
    <w:p>
      <w:r>
        <w:t>the party or to a party purchasing substantially all of the assets constituting</w:t>
      </w:r>
    </w:p>
    <w:p>
      <w:r>
        <w:t>the Plant or the Mine.</w:t>
      </w:r>
    </w:p>
    <w:p/>
    <w:p/>
    <w:p>
      <w:r>
        <w:t>9.02    Assumption by Assignee. If a transfer or assignment is consented to as</w:t>
      </w:r>
    </w:p>
    <w:p>
      <w:r>
        <w:t>provided in Section 9.01, the assignee shall assume in writing all of the</w:t>
      </w:r>
    </w:p>
    <w:p>
      <w:r>
        <w:t>obligations of the assigning party under this Agreement. Neither such assumption</w:t>
      </w:r>
    </w:p>
    <w:p>
      <w:r>
        <w:t>nor the other party's consent to assignment shall relieve the assigning party of</w:t>
      </w:r>
    </w:p>
    <w:p>
      <w:r>
        <w:t>any of its obligations under this Agreement, it being understood that each party</w:t>
      </w:r>
    </w:p>
    <w:p>
      <w:r>
        <w:t>shall in all respects remain fully obligated and responsible for the performance</w:t>
      </w:r>
    </w:p>
    <w:p>
      <w:r>
        <w:t>of its obligations under this Agreement unless and until expressly released in</w:t>
      </w:r>
    </w:p>
    <w:p>
      <w:r>
        <w:t>writing by the other party. Upon request, the other party shall release the</w:t>
      </w:r>
    </w:p>
    <w:p>
      <w:r>
        <w:t>assigning party of all future obligations under this Agreement if the other</w:t>
      </w:r>
    </w:p>
    <w:p>
      <w:r>
        <w:t>party determines in its sole discretion reasonably exercised that that the</w:t>
      </w:r>
    </w:p>
    <w:p>
      <w:r>
        <w:t>assignee is able to perform all of the assigning party's obligations under this</w:t>
      </w:r>
    </w:p>
    <w:p>
      <w:r>
        <w:t>Agreement. The other party's determination of the proposed assignee's ability to</w:t>
      </w:r>
    </w:p>
    <w:p>
      <w:r>
        <w:t>perform shall be based upon all facts material to such a decision, including,</w:t>
      </w:r>
    </w:p>
    <w:p>
      <w:r>
        <w:t>but not limited to, the adequacy of the assignee's financial condition and the</w:t>
      </w:r>
    </w:p>
    <w:p>
      <w:r>
        <w:t>assignee's reputation and experience in the industry.</w:t>
      </w:r>
    </w:p>
    <w:p/>
    <w:p/>
    <w:p>
      <w:r>
        <w:t>ARTICLE X</w:t>
      </w:r>
    </w:p>
    <w:p/>
    <w:p>
      <w:r>
        <w:t>NOTICES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All notices and other communications relating to this Agreement shall be in</w:t>
      </w:r>
    </w:p>
    <w:p>
      <w:r>
        <w:t>writing except where another form of notice is expressly authorized by this</w:t>
      </w:r>
    </w:p>
    <w:p>
      <w:r>
        <w:t>Agreement and shall be effective when received by the authorized representative</w:t>
      </w:r>
    </w:p>
    <w:p>
      <w:r>
        <w:t>of the other party designated below. Notices sent by facsimile shall be</w:t>
      </w:r>
    </w:p>
    <w:p>
      <w:r>
        <w:t>considered written notices.</w:t>
      </w:r>
    </w:p>
    <w:p/>
    <w:p/>
    <w:p>
      <w:r>
        <w:t>To Seller:    Chevron Mining Inc.</w:t>
      </w:r>
    </w:p>
    <w:p>
      <w:r>
        <w:t>P. 0. Box 6518</w:t>
      </w:r>
    </w:p>
    <w:p>
      <w:r>
        <w:t>Englewood, CO 80155-6518 Attention: Senior Vice President Facsimile: (303) 930</w:t>
      </w:r>
    </w:p>
    <w:p>
      <w:r>
        <w:t>4219</w:t>
      </w:r>
    </w:p>
    <w:p/>
    <w:p/>
    <w:p>
      <w:r>
        <w:t>To Buyer:    PacifiCorp</w:t>
      </w:r>
    </w:p>
    <w:p>
      <w:r>
        <w:t>Suite 310</w:t>
      </w:r>
    </w:p>
    <w:p>
      <w:r>
        <w:t>1407 West North Temple Salt Lake City, UT 84116</w:t>
      </w:r>
    </w:p>
    <w:p>
      <w:r>
        <w:t>Attention: Vice-President, Fuels Facsimile: (801) 220 4725</w:t>
      </w:r>
    </w:p>
    <w:p/>
    <w:p/>
    <w:p>
      <w:r>
        <w:t>Either party shall have the right to change its address by giving written notice</w:t>
      </w:r>
    </w:p>
    <w:p>
      <w:r>
        <w:t>of such change to the other party.</w:t>
      </w:r>
    </w:p>
    <w:p/>
    <w:p/>
    <w:p>
      <w:r>
        <w:t>ARTICLE XI</w:t>
      </w:r>
    </w:p>
    <w:p>
      <w:r>
        <w:t>NONWAIVER: CUMULATIVE REMEDIES</w:t>
      </w:r>
    </w:p>
    <w:p/>
    <w:p/>
    <w:p>
      <w:r>
        <w:t>11.01     Nonwaiver. The failure of either party to require strict performance</w:t>
      </w:r>
    </w:p>
    <w:p>
      <w:r>
        <w:t>of any provision of this Agreement by the other party, or the forbearance to</w:t>
      </w:r>
    </w:p>
    <w:p>
      <w:r>
        <w:t>exercise any right or remedy under this Agreement, shall not be construed as a</w:t>
      </w:r>
    </w:p>
    <w:p>
      <w:r>
        <w:t>waiver by such party of the right to require strict performance of any such</w:t>
      </w:r>
    </w:p>
    <w:p>
      <w:r>
        <w:t>provision or the relinquishment by such party of any right or remedy it might</w:t>
      </w:r>
    </w:p>
    <w:p>
      <w:r>
        <w:t>have with respect to any subsequent breach of such provision.</w:t>
      </w:r>
    </w:p>
    <w:p/>
    <w:p/>
    <w:p>
      <w:r>
        <w:t>11.02    Remedies Cumulative. Except as expressly provided in Section 4.04, each</w:t>
      </w:r>
    </w:p>
    <w:p>
      <w:r>
        <w:t>remedy specifically provided for under this Agreement shall be taken and</w:t>
      </w:r>
    </w:p>
    <w:p>
      <w:r>
        <w:t>construed as cumulative and in addition to any other remedy provided for in this</w:t>
      </w:r>
    </w:p>
    <w:p>
      <w:r>
        <w:t>Agreement or by law or equity, including, but not limited to, actions for</w:t>
      </w:r>
    </w:p>
    <w:p>
      <w:r>
        <w:t>specific performance.</w:t>
      </w:r>
    </w:p>
    <w:p/>
    <w:p/>
    <w:p>
      <w:r>
        <w:t>ARTICLE XII</w:t>
      </w:r>
    </w:p>
    <w:p>
      <w:r>
        <w:t>RESOLUTION OF DISPUTES: ARBITRATION</w:t>
      </w:r>
    </w:p>
    <w:p/>
    <w:p/>
    <w:p>
      <w:r>
        <w:t>12.01    Agreement to Arbitrate. If any controversy arises under this Agreement</w:t>
      </w:r>
    </w:p>
    <w:p>
      <w:r>
        <w:t>as to which Buyer and Seller are unable to effect a satisfactory resolution, it</w:t>
      </w:r>
    </w:p>
    <w:p>
      <w:r>
        <w:t>shall be submitted to arbitration in accordance with the terms and provisions of</w:t>
      </w:r>
    </w:p>
    <w:p>
      <w:r>
        <w:t>this Article XII and in accordance with the provisions of the Federal</w:t>
      </w:r>
    </w:p>
    <w:p>
      <w:r>
        <w:t>Arbitration Act (Title 9 of the United States Code). The provisions of the</w:t>
      </w:r>
    </w:p>
    <w:p>
      <w:r>
        <w:t>Federal Arbitration Act, as from time to time amended and in effect, will be</w:t>
      </w:r>
    </w:p>
    <w:p>
      <w:r>
        <w:t>followed to the extent they are not inconsistent with the provisions of this</w:t>
      </w:r>
    </w:p>
    <w:p>
      <w:r>
        <w:t>Agreement.</w:t>
      </w:r>
    </w:p>
    <w:p/>
    <w:p/>
    <w:p>
      <w:r>
        <w:t xml:space="preserve">12.02    </w:t>
      </w:r>
      <w:del w:id="102" w:author="Managed Agents Demo" w:date="2026-05-29T16:04:10Z">
        <w:r>
          <w:delText xml:space="preserve">Submission to Arbitration and Selection of Arbitrators</w:delText>
        </w:r>
      </w:del>
      <w:ins w:id="103" w:author="Managed Agents Demo" w:date="2026-05-29T16:04:10Z">
        <w:r>
          <w:t xml:space="preserve">Submission to Arbitration and Selection of Arbitrators under AAA Commercial Arbitration Rules (2024)</w:t>
        </w:r>
      </w:ins>
      <w:r>
        <w:t xml:space="preserve">. Any dispute or</w:t>
      </w:r>
    </w:p>
    <w:p>
      <w:r>
        <w:t>controversy arising under this Agreement shall be submitted to arbitration in</w:t>
      </w:r>
    </w:p>
    <w:p>
      <w:r>
        <w:t>the following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manner. The party demanding arbitration shall give to the other notice in</w:t>
      </w:r>
    </w:p>
    <w:p>
      <w:r>
        <w:t>writing of the demand, naming in the notice a person selected as an arbitrator</w:t>
      </w:r>
    </w:p>
    <w:p>
      <w:r>
        <w:t>by the party giving the notice; the other party shall within 15 (fifteen) days</w:t>
      </w:r>
    </w:p>
    <w:p>
      <w:r>
        <w:t>after receipt of such notice give notice in writing to the party demanding the</w:t>
      </w:r>
    </w:p>
    <w:p>
      <w:r>
        <w:t>arbitration, naming a person as arbitrator selected by it. lf the party served</w:t>
      </w:r>
    </w:p>
    <w:p>
      <w:r>
        <w:t>with the original notice fails within 15 (fifteen) days to notify the other</w:t>
      </w:r>
    </w:p>
    <w:p>
      <w:r>
        <w:t>party of the arbitrator selected by it, the party giving the original notice</w:t>
      </w:r>
    </w:p>
    <w:p>
      <w:r>
        <w:t>may, by notice in writing served upon the other, name a second arbitrator. The</w:t>
      </w:r>
    </w:p>
    <w:p>
      <w:r>
        <w:t>two arbitrators so selected shall within 15 (fifteen) days after the appointment</w:t>
      </w:r>
    </w:p>
    <w:p>
      <w:r>
        <w:t>of the second arbitrator meet and select a third arbitrator. The parties shall</w:t>
      </w:r>
    </w:p>
    <w:p>
      <w:r>
        <w:t>instruct the three arbitrators to promptly select a place for a hearing and fix</w:t>
      </w:r>
    </w:p>
    <w:p>
      <w:r>
        <w:t>a prompt date on which to hold the hearing. If the two arbitrators so chosen,</w:t>
      </w:r>
    </w:p>
    <w:p>
      <w:r>
        <w:t>cannot agree upon the third arbitrator, any Judge of the District Court of the</w:t>
      </w:r>
    </w:p>
    <w:p>
      <w:r>
        <w:t>United States for the District of Wyoming may upon request of the arbitrators,</w:t>
      </w:r>
    </w:p>
    <w:p>
      <w:r>
        <w:t>or either of them, appoint the third arbitrator. Failing such appointment, the</w:t>
      </w:r>
    </w:p>
    <w:p>
      <w:r>
        <w:t>third arbitrator may be appointed by an appropriate proceeding in the district</w:t>
      </w:r>
    </w:p>
    <w:p>
      <w:r>
        <w:t>court in and for Lincoln County, Wyoming. If in any pending arbitration under</w:t>
      </w:r>
    </w:p>
    <w:p>
      <w:r>
        <w:t>this Agreement, any arbitrator, or successor or substitute arbitrator, should</w:t>
      </w:r>
    </w:p>
    <w:p>
      <w:r>
        <w:t>die or for any reason be unable or unwilling to act, his successor shall be</w:t>
      </w:r>
    </w:p>
    <w:p>
      <w:r>
        <w:t>appointed as he was appointed, and the successor or substitute arbitrator, as to</w:t>
      </w:r>
    </w:p>
    <w:p>
      <w:r>
        <w:t>all matters then pending, shall act the same as if he had been originally</w:t>
      </w:r>
    </w:p>
    <w:p>
      <w:r>
        <w:t>appointed as an arbitrator. The award of any two of the three arbitrators so</w:t>
      </w:r>
    </w:p>
    <w:p>
      <w:r>
        <w:t>chosen shall be final and finding upon both parties. Neither party shall be</w:t>
      </w:r>
    </w:p>
    <w:p>
      <w:r>
        <w:t>entitled to, and the award shall not contain, any incidental or consequential</w:t>
      </w:r>
    </w:p>
    <w:p>
      <w:r>
        <w:t>damages or punitive damages based upon a breach of this Agreement. However, this</w:t>
      </w:r>
    </w:p>
    <w:p>
      <w:r>
        <w:t>shall not preclude an award to Buyer that includes direct incremental costs</w:t>
      </w:r>
    </w:p>
    <w:p>
      <w:r>
        <w:t>associated with the purchasing and handling of any substitute fuel and/or</w:t>
      </w:r>
    </w:p>
    <w:p>
      <w:r>
        <w:t>increased gas usage, nor shall it preclude an award of punitive damages to</w:t>
      </w:r>
    </w:p>
    <w:p>
      <w:r>
        <w:t>either party based upon tort. Each party shall bear the expense of preparing and</w:t>
      </w:r>
    </w:p>
    <w:p>
      <w:r>
        <w:t>presenting its own case and the expenses of its own arbitrator, and shall pay</w:t>
      </w:r>
    </w:p>
    <w:p>
      <w:r>
        <w:t>one-half of the expenses of the third arbitrator.</w:t>
      </w:r>
    </w:p>
    <w:p/>
    <w:p/>
    <w:p>
      <w:r>
        <w:t>12.03    Disputes under Section 5.03(c). Disputes arising under Section 5.03(c)</w:t>
      </w:r>
    </w:p>
    <w:p>
      <w:r>
        <w:t>shall be submitted to a mutually agreeable mining engineer or other appropriate</w:t>
      </w:r>
    </w:p>
    <w:p>
      <w:r>
        <w:t>coal industry professional. The parties shall instruct the mining engineer or</w:t>
      </w:r>
    </w:p>
    <w:p>
      <w:r>
        <w:t>coal industry professional to determine the adjustments at issue, and that</w:t>
      </w:r>
    </w:p>
    <w:p>
      <w:r>
        <w:t>determination shall bind the parties. The parties shall share equally the cost</w:t>
      </w:r>
    </w:p>
    <w:p>
      <w:r>
        <w:t>of the mining engineer or coal industry professional. If the parties are unable</w:t>
      </w:r>
    </w:p>
    <w:p>
      <w:r>
        <w:t>to mutually agree upon a mining engineer or coal industry professional within 30</w:t>
      </w:r>
    </w:p>
    <w:p>
      <w:r>
        <w:t>(thirty) days after either party proposes to the other a mining engineer or coal</w:t>
      </w:r>
    </w:p>
    <w:p>
      <w:r>
        <w:t>industry professional to decide a Section 5.03(c) dispute, either party may</w:t>
      </w:r>
    </w:p>
    <w:p>
      <w:r>
        <w:t>submit the dispute to arbitration in accordance with the provisions of Sections</w:t>
      </w:r>
    </w:p>
    <w:p>
      <w:r>
        <w:t>12.01 and 12.02.</w:t>
      </w:r>
    </w:p>
    <w:p/>
    <w:p/>
    <w:p>
      <w:r>
        <w:t>ARTICLE XIII</w:t>
      </w:r>
    </w:p>
    <w:p>
      <w:r>
        <w:t>MISCELLANEOUS</w:t>
      </w:r>
    </w:p>
    <w:p/>
    <w:p/>
    <w:p>
      <w:r>
        <w:t>13.01    Applicable Law. This Agreement shall be construed in accordance with</w:t>
      </w:r>
    </w:p>
    <w:p>
      <w:r>
        <w:t>laws of the State of Wyoming.</w:t>
      </w:r>
    </w:p>
    <w:p>
      <w:r>
        <w:t>13.02    Headings Not to Affect Construction. The headings to the respective</w:t>
      </w:r>
    </w:p>
    <w:p>
      <w:r>
        <w:t>sections and paragraphs of this Agreement are inserted for convenience and are</w:t>
      </w:r>
    </w:p>
    <w:p>
      <w:r>
        <w:t>neither to be taken to be any part of the provisions of this Agreement nor to</w:t>
      </w:r>
    </w:p>
    <w:p>
      <w:r>
        <w:t>control or affect their meaning, construction, or effect.</w:t>
      </w:r>
    </w:p>
    <w:p/>
    <w:p/>
    <w:p>
      <w:r>
        <w:t>13.03    Entire Agreement: Termination of Prior Agreement: Amendments. This</w:t>
      </w:r>
    </w:p>
    <w:p>
      <w:r>
        <w:t>Agreement and the 2017 Agreement (including all Forms and Exhibits referred to</w:t>
      </w:r>
    </w:p>
    <w:p>
      <w:r>
        <w:t>in this Agreement) contain the final and entire Agreement concerning the subject</w:t>
      </w:r>
    </w:p>
    <w:p>
      <w:r>
        <w:t>matter between the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parties, and there are no other understandings, representations, or Agreements</w:t>
      </w:r>
    </w:p>
    <w:p>
      <w:r>
        <w:t>between the parties, or either of them, with respect thereto. The Prior</w:t>
      </w:r>
    </w:p>
    <w:p>
      <w:r>
        <w:t>Agreement is terminated and superseded by this Agreement in all respects. This</w:t>
      </w:r>
    </w:p>
    <w:p>
      <w:r>
        <w:t>Agreement may not be amended except by an instrument in writing signed by a duly</w:t>
      </w:r>
    </w:p>
    <w:p>
      <w:r>
        <w:t>authorized representative of each party.</w:t>
      </w:r>
    </w:p>
    <w:p>
      <w:r>
        <w:t>13.04    Severability. If any provision of this Agreement is declared invalid or</w:t>
      </w:r>
    </w:p>
    <w:p>
      <w:r>
        <w:t>unenforceable, all other provisions of this Agreement shall nevertheless remain</w:t>
      </w:r>
    </w:p>
    <w:p>
      <w:r>
        <w:t>in full force and effect.</w:t>
      </w:r>
    </w:p>
    <w:p/>
    <w:p/>
    <w:p>
      <w:r>
        <w:t>13.05    Confidential Information. "Confidential Information" means all</w:t>
      </w:r>
    </w:p>
    <w:p>
      <w:r>
        <w:t>information (including business, technical and other information), data,</w:t>
      </w:r>
    </w:p>
    <w:p>
      <w:r>
        <w:t>knowledge, works and ideas that are designated in writing as confidential and</w:t>
      </w:r>
    </w:p>
    <w:p>
      <w:r>
        <w:t>provided or made available by one party (the "Disclosing Party") to the other</w:t>
      </w:r>
    </w:p>
    <w:p>
      <w:r>
        <w:t>party (the "Receiving Party") either orally, visually, by document, electronic</w:t>
      </w:r>
    </w:p>
    <w:p>
      <w:r>
        <w:t>mail, computer disks, magnetic tape, or by any other manner, whether directly or</w:t>
      </w:r>
    </w:p>
    <w:p>
      <w:r>
        <w:t>indirectly, for the purposes of this Agreement, but does not include information</w:t>
      </w:r>
    </w:p>
    <w:p>
      <w:r>
        <w:t>that is any of the following:</w:t>
      </w:r>
    </w:p>
    <w:p/>
    <w:p/>
    <w:p>
      <w:r>
        <w:t>(a)    Available generally to the public, as evidenced by printed publication or</w:t>
      </w:r>
    </w:p>
    <w:p>
      <w:r>
        <w:t>similar proof, through no act or omission of the Receiving Party;</w:t>
      </w:r>
    </w:p>
    <w:p/>
    <w:p/>
    <w:p>
      <w:r>
        <w:t>(b)    Available to the Receiving Party on a non-confidential basis prior to its</w:t>
      </w:r>
    </w:p>
    <w:p>
      <w:r>
        <w:t>receipt from the Disclosing Party;</w:t>
      </w:r>
    </w:p>
    <w:p/>
    <w:p/>
    <w:p>
      <w:r>
        <w:t>(c)    Independently made available to the Receiving Party by a third party with</w:t>
      </w:r>
    </w:p>
    <w:p>
      <w:r>
        <w:t>a legal right to disclose that information without restriction.</w:t>
      </w:r>
    </w:p>
    <w:p/>
    <w:p/>
    <w:p>
      <w:r>
        <w:t>Detailed information shall not be excluded from the definition of Confidential</w:t>
      </w:r>
    </w:p>
    <w:p>
      <w:r>
        <w:t>Information merely because it is embraced by more general information excluded</w:t>
      </w:r>
    </w:p>
    <w:p>
      <w:r>
        <w:t>under (a), (b) or (c) above. Combinations of items shall not be so excluded</w:t>
      </w:r>
    </w:p>
    <w:p>
      <w:r>
        <w:t>unless the combination itself and its principle of operation fall within (a),</w:t>
      </w:r>
    </w:p>
    <w:p>
      <w:r>
        <w:t>(b) or (c) above.</w:t>
      </w:r>
    </w:p>
    <w:p/>
    <w:p/>
    <w:p>
      <w:r>
        <w:t>The Receiving Party shall treat Confidential Information as valuable,</w:t>
      </w:r>
    </w:p>
    <w:p>
      <w:r>
        <w:t>proprietary and confidential information and shall not disclose, and shall</w:t>
      </w:r>
    </w:p>
    <w:p>
      <w:r>
        <w:t>ensure that the Receiving Party and its affiliates who actually receive the</w:t>
      </w:r>
    </w:p>
    <w:p>
      <w:r>
        <w:t>Confidential Information do not disclose, any Confidential Information to any</w:t>
      </w:r>
    </w:p>
    <w:p>
      <w:r>
        <w:t>other person without the prior written consent of the Disclosing Party.</w:t>
      </w:r>
    </w:p>
    <w:p/>
    <w:p/>
    <w:p>
      <w:r>
        <w:t>The Receiving Party may disclose Confidential Information to subcontractors and</w:t>
      </w:r>
    </w:p>
    <w:p>
      <w:r>
        <w:t>employees of the Receiving Party or its subcontractors, but only to the extent</w:t>
      </w:r>
    </w:p>
    <w:p>
      <w:r>
        <w:t>that those Persons need to know the Confidential Information for purposes of</w:t>
      </w:r>
    </w:p>
    <w:p>
      <w:r>
        <w:t>this Agreement; to professional advisors of the Receiving Party or its</w:t>
      </w:r>
    </w:p>
    <w:p>
      <w:r>
        <w:t>subcontractors, but only to the extent necessary for the provision of</w:t>
      </w:r>
    </w:p>
    <w:p>
      <w:r>
        <w:t>professional advice needed by the Receiving Party or its subcontractors or</w:t>
      </w:r>
    </w:p>
    <w:p>
      <w:r>
        <w:t>subcontractors for the performance by Buyer in relation to this Agreement.</w:t>
      </w:r>
    </w:p>
    <w:p/>
    <w:p/>
    <w:p>
      <w:r>
        <w:t>If the Receiving Party or its subcontractors or any other person who receives</w:t>
      </w:r>
    </w:p>
    <w:p>
      <w:r>
        <w:t>Confidential Information (directly or indirectly) through the Receiving Party is</w:t>
      </w:r>
    </w:p>
    <w:p>
      <w:r>
        <w:t>required by law or by lawful order of any administrative or judicial proceeding</w:t>
      </w:r>
    </w:p>
    <w:p>
      <w:r>
        <w:t>to disclose any Confidential Information, or any person applies for an order</w:t>
      </w:r>
    </w:p>
    <w:p>
      <w:r>
        <w:t>against them for the disclosure of Confidential Information, the Receiving Party</w:t>
      </w:r>
    </w:p>
    <w:p>
      <w:r>
        <w:t>shall provide Seller with prompt notice of this requirement or application so</w:t>
      </w:r>
    </w:p>
    <w:p>
      <w:r>
        <w:t>that the Disclosing Party may seek a protective order. If a protective order or</w:t>
      </w:r>
    </w:p>
    <w:p>
      <w:r>
        <w:t>other remedy is not obtained, the Receiving Party will furnish, and will ensure</w:t>
      </w:r>
    </w:p>
    <w:p>
      <w:r>
        <w:t>that the other person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required to disclose Confidential Information will furnish, only that portion of</w:t>
      </w:r>
    </w:p>
    <w:p>
      <w:r>
        <w:t>the Confidential Information which, in the reasonable opinion of Disclosing</w:t>
      </w:r>
    </w:p>
    <w:p>
      <w:r>
        <w:t>Party, is required to be disclosed.</w:t>
      </w:r>
    </w:p>
    <w:p/>
    <w:p/>
    <w:p>
      <w:r>
        <w:t>The Receiving Party shall use, and shall ensure that all other persons who</w:t>
      </w:r>
    </w:p>
    <w:p>
      <w:r>
        <w:t>receive Confidential Information (directly or indirectly) through the Receiving</w:t>
      </w:r>
    </w:p>
    <w:p>
      <w:r>
        <w:t>Party use, Confidential Information (including Confidential Information which is</w:t>
      </w:r>
    </w:p>
    <w:p>
      <w:r>
        <w:t>learned, discovered, developed or created by affiliates of the Disclosing Party)</w:t>
      </w:r>
    </w:p>
    <w:p>
      <w:r>
        <w:t>only for the purpose of performing under this Agreement.</w:t>
      </w:r>
    </w:p>
    <w:p/>
    <w:p/>
    <w:p>
      <w:r>
        <w:t>13.06    Conflicts of Interest. Conflicts of interest relating to this Agreement</w:t>
      </w:r>
    </w:p>
    <w:p>
      <w:r>
        <w:t>are strictly prohibited. Except as otherwise expressly provided herein, neither</w:t>
      </w:r>
    </w:p>
    <w:p>
      <w:r>
        <w:t>party nor any director, employee, or agent of the party, its subcontractors or</w:t>
      </w:r>
    </w:p>
    <w:p>
      <w:r>
        <w:t>suppliers, shall give to or receive from any director, employee, or agent of the</w:t>
      </w:r>
    </w:p>
    <w:p>
      <w:r>
        <w:t>other party any gift or entertainment of significant value or any commission,</w:t>
      </w:r>
    </w:p>
    <w:p>
      <w:r>
        <w:t>fee, or rebate. Likewise, neither party nor any director, employee, or agent of</w:t>
      </w:r>
    </w:p>
    <w:p>
      <w:r>
        <w:t>the party shall knowingly enter into any business relationship with any</w:t>
      </w:r>
    </w:p>
    <w:p>
      <w:r>
        <w:t>director, employee, or agent of the other party, unless such person is acting</w:t>
      </w:r>
    </w:p>
    <w:p>
      <w:r>
        <w:t>for and on behalf of the other party, without prior written notification thereof</w:t>
      </w:r>
    </w:p>
    <w:p>
      <w:r>
        <w:t>to the other party. Seller and Buyer shall each have the right at its own</w:t>
      </w:r>
    </w:p>
    <w:p>
      <w:r>
        <w:t>expense, and for up to two years after the completion of any Contract Year, to</w:t>
      </w:r>
    </w:p>
    <w:p>
      <w:r>
        <w:t>audit records of the other party created during the applicable Contract Year</w:t>
      </w:r>
    </w:p>
    <w:p>
      <w:r>
        <w:t>that the parties mutually and reasonably agree are relevant to compliance with</w:t>
      </w:r>
    </w:p>
    <w:p>
      <w:r>
        <w:t>this Section.</w:t>
      </w:r>
    </w:p>
    <w:p/>
    <w:p/>
    <w:p>
      <w:r>
        <w:t>13.07    Defined Terms. An index of terms defined in this Agreement is attached</w:t>
      </w:r>
    </w:p>
    <w:p>
      <w:r>
        <w:t>as Exhibit H.</w:t>
      </w:r>
    </w:p>
    <w:p/>
    <w:p/>
    <w:p>
      <w:r>
        <w:t>13.08    Exhibits. Schedules and Forms. Numbers and calculations in the attached</w:t>
      </w:r>
    </w:p>
    <w:p>
      <w:r>
        <w:t>forms, and in those exhibits and schedules designated as "examples" are not</w:t>
      </w:r>
    </w:p>
    <w:p>
      <w:r>
        <w:t>actual numbers but are offered only by way of example. Although this Amendment</w:t>
      </w:r>
    </w:p>
    <w:p>
      <w:r>
        <w:t>is effective July 1, 2010, certain exhibits and schedules calculate prices and</w:t>
      </w:r>
    </w:p>
    <w:p>
      <w:r>
        <w:t>other values beginning January 1, 2010. The parties have created Excel</w:t>
      </w:r>
    </w:p>
    <w:p>
      <w:r>
        <w:t>spreadsheets to generate and operate under the exhibits, schedules and forms</w:t>
      </w:r>
    </w:p>
    <w:p>
      <w:r>
        <w:t>attached to this Agreement. Davis Graham Stubbs LLP and Stoel Rives LLP, as</w:t>
      </w:r>
    </w:p>
    <w:p>
      <w:r>
        <w:t>counsel for Seller and Buyer respectively, have each retained in escrow a disk</w:t>
      </w:r>
    </w:p>
    <w:p>
      <w:r>
        <w:t>with a copy of the Excel spreadsheets used to generate the exhibits, schedules</w:t>
      </w:r>
    </w:p>
    <w:p>
      <w:r>
        <w:t>and forms, and shall make such disks available to the parties should any dispute</w:t>
      </w:r>
    </w:p>
    <w:p>
      <w:r>
        <w:t>arise concerning the calculations, formulas and information in the exhibits,</w:t>
      </w:r>
    </w:p>
    <w:p>
      <w:r>
        <w:t>schedules and forms.</w:t>
      </w:r>
    </w:p>
    <w:p/>
    <w:p/>
    <w:p/>
    <w:p/>
    <w:p/>
    <w:p/>
    <w:p/>
    <w:p>
      <w:r>
        <w:t>IN WITNESS WHEREOF, the parties hereto have caused this Amended and Restated</w:t>
      </w:r>
    </w:p>
    <w:p>
      <w:r>
        <w:t>Coal Supply Agreement to be executed on the dates shown below but as of the 1st</w:t>
      </w:r>
    </w:p>
    <w:p>
      <w:r>
        <w:t>day of July, 2010.</w:t>
      </w:r>
    </w:p>
    <w:p/>
    <w:p/>
    <w:p>
      <w:r>
        <w:t>Chevron Mining Inc.</w:t>
      </w:r>
    </w:p>
    <w:p>
      <w:r>
        <w:t xml:space="preserve"> </w:t>
      </w:r>
    </w:p>
    <w:p>
      <w:r>
        <w:t>Pacificorp</w:t>
      </w:r>
    </w:p>
    <w:p>
      <w:r>
        <w:t>By: /s/ Frederick Nelson</w:t>
      </w:r>
    </w:p>
    <w:p>
      <w:r>
        <w:t xml:space="preserve"> </w:t>
      </w:r>
    </w:p>
    <w:p>
      <w:r>
        <w:t>By: /s/ Michael G. Dunn</w:t>
      </w:r>
    </w:p>
    <w:p>
      <w:r>
        <w:t>Name: Frederick Nelson</w:t>
      </w:r>
    </w:p>
    <w:p>
      <w:r>
        <w:t xml:space="preserve"> </w:t>
      </w:r>
    </w:p>
    <w:p>
      <w:r>
        <w:t>Name: Michael G. Dunn</w:t>
      </w:r>
    </w:p>
    <w:p>
      <w:r>
        <w:t>Title: President</w:t>
      </w:r>
    </w:p>
    <w:p>
      <w:r>
        <w:t xml:space="preserve"> </w:t>
      </w:r>
    </w:p>
    <w:p>
      <w:r>
        <w:t>Title: President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September 1, 2010</w:t>
      </w:r>
    </w:p>
    <w:p>
      <w:r>
        <w:t xml:space="preserve"> </w:t>
      </w:r>
    </w:p>
    <w:p>
      <w:r>
        <w:t>September 1, 2010</w:t>
      </w:r>
    </w:p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/>
    <w:p/>
    <w:p/>
    <w:p>
      <w:r>
        <w:t>Forms</w:t>
      </w:r>
    </w:p>
    <w:p>
      <w:r>
        <w:t>A-1</w:t>
      </w:r>
    </w:p>
    <w:p>
      <w:r>
        <w:t>Form of Initial Estimate</w:t>
      </w:r>
    </w:p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>
      <w:r>
        <w:t>A-2</w:t>
      </w:r>
    </w:p>
    <w:p>
      <w:r>
        <w:t>Form of Final Estimate</w:t>
      </w:r>
    </w:p>
    <w:p/>
    <w:p/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>
      <w:r>
        <w:t>A-3</w:t>
      </w:r>
    </w:p>
    <w:p>
      <w:r>
        <w:t>Form of Monthly Report</w:t>
      </w:r>
    </w:p>
    <w:p/>
    <w:p/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Exhibit A</w:t>
      </w:r>
    </w:p>
    <w:p>
      <w:r>
        <w:t>Examples</w:t>
      </w:r>
    </w:p>
    <w:p/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B Pricing Schedules</w:t>
      </w:r>
    </w:p>
    <w:p>
      <w:r>
        <w:t>Schedule B-1:Tier Pricing Calculation For Price Calculated as of January 1, 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B-2:Tier Pricing Calculation For Price Calculated as of February l,</w:t>
      </w:r>
    </w:p>
    <w:p>
      <w:r>
        <w:t>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B-3: Tier Pricing Calculation For Price Calculated as of April 1, 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B-4:Tier Pricing Calculation For Price Effective July 1, 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C</w:t>
      </w:r>
    </w:p>
    <w:p/>
    <w:p/>
    <w:p>
      <w:r>
        <w:t>Pricing Reset Schedules</w:t>
      </w:r>
    </w:p>
    <w:p/>
    <w:p/>
    <w:p>
      <w:r>
        <w:t>Schedule 1: January 1, 2013 Price Reset Example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2:</w:t>
      </w:r>
    </w:p>
    <w:p>
      <w:r>
        <w:t>Tier Pricing Calculation Example For Price Effective January 1, 2013 - EAPP</w:t>
      </w:r>
    </w:p>
    <w:p>
      <w:r>
        <w:t>Prior to Reset Calculation</w:t>
      </w:r>
    </w:p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3: Example of Methodology Used to Calculate Kemmerer Mine Cost for</w:t>
      </w:r>
    </w:p>
    <w:p>
      <w:r>
        <w:t>Calendar Year 2012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4:    Example - Changing Pricing Model to Reflect January 1, 2013 Reset</w:t>
      </w:r>
    </w:p>
    <w:p>
      <w:r>
        <w:t>Purchase Price</w:t>
      </w:r>
    </w:p>
    <w:p>
      <w:r>
        <w:t>****** Fully Redacted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D</w:t>
      </w:r>
    </w:p>
    <w:p>
      <w:r>
        <w:t>January l, 2016 and January 1, 2019 Price Reset Example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E</w:t>
      </w:r>
    </w:p>
    <w:p>
      <w:r>
        <w:t>Over/Under Account Examples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F</w:t>
      </w:r>
    </w:p>
    <w:p>
      <w:r>
        <w:t>Kemmerer Mine Gross Profit Statement as of December 31, 2009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>
      <w:r>
        <w:t>Exhibit G</w:t>
      </w:r>
    </w:p>
    <w:p>
      <w:r>
        <w:t>Key to Indices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H</w:t>
      </w:r>
    </w:p>
    <w:p/>
    <w:p/>
    <w:p>
      <w:r>
        <w:t>Index to Defined Terms</w:t>
      </w:r>
    </w:p>
    <w:p/>
    <w:p/>
    <w:p>
      <w:r>
        <w:t>Definitions. As used in the Agreement, the following terms shall have the</w:t>
      </w:r>
    </w:p>
    <w:p>
      <w:r>
        <w:t>following meanings unless otherwise indicated:</w:t>
      </w:r>
    </w:p>
    <w:p>
      <w:r>
        <w:t>"1992 Agreement" has the meaning set forth in the Recitals of this Agreement.</w:t>
      </w:r>
    </w:p>
    <w:p>
      <w:r>
        <w:t>"2016 Stub Year Tons" has the meaning set forth in Section 3.02(a).</w:t>
      </w:r>
    </w:p>
    <w:p>
      <w:r>
        <w:t>''2017 Stub Year" has the meaning set forth in Section 3.02(b).</w:t>
      </w:r>
    </w:p>
    <w:p>
      <w:r>
        <w:t>"2021 Stub Year" has the meaning set forth in Section 3.02(b).</w:t>
      </w:r>
    </w:p>
    <w:p>
      <w:r>
        <w:t>"∆ Inventory Tons" has the meaning set forth in Section 3.02(t).</w:t>
      </w:r>
    </w:p>
    <w:p>
      <w:r>
        <w:t>“AAA" shall mean the American Arbitration Association.</w:t>
      </w:r>
    </w:p>
    <w:p>
      <w:r>
        <w:t>"ACV" shall mean the average caloric value.</w:t>
      </w:r>
    </w:p>
    <w:p>
      <w:r>
        <w:t>"ACV Adjustment" has the meaning set forth in Section 5.06.</w:t>
      </w:r>
    </w:p>
    <w:p>
      <w:r>
        <w:t>"Adjusted Purchase Price" has the meaning set forth in Section 5.0l(a).</w:t>
      </w:r>
    </w:p>
    <w:p>
      <w:r>
        <w:t>"Agreement" bas the meaning set forth in the preamble of this Agreement and</w:t>
      </w:r>
    </w:p>
    <w:p>
      <w:r>
        <w:t>shall mean</w:t>
      </w:r>
    </w:p>
    <w:p>
      <w:r>
        <w:t>this Coal Supply Agreement.</w:t>
      </w:r>
    </w:p>
    <w:p>
      <w:r>
        <w:t>"AMC" has the meaning set forth in Section 5.02(b).</w:t>
      </w:r>
    </w:p>
    <w:p>
      <w:r>
        <w:t>"Annual Minimum" has the meaning set forth in Section 3.02(c).</w:t>
      </w:r>
    </w:p>
    <w:p>
      <w:r>
        <w:t>"Annual Maximum" has the meaning set forth in Section 3.02(d).</w:t>
      </w:r>
    </w:p>
    <w:p>
      <w:r>
        <w:t>"ASTM" shall mean the American Society for Testing Materials.</w:t>
      </w:r>
    </w:p>
    <w:p>
      <w:r>
        <w:t>"Batch" has the meaning set forth in Section 4.02(b).</w:t>
      </w:r>
    </w:p>
    <w:p>
      <w:r>
        <w:t>"Base Price" has the meaning set forth in Section 5.02.</w:t>
      </w:r>
    </w:p>
    <w:p>
      <w:r>
        <w:t>"BTU" or "Btu" shall mean a British thermal unit.</w:t>
      </w:r>
    </w:p>
    <w:p>
      <w:r>
        <w:t>"Buyer" has the meaning set forth in the preamble of this Agreement.</w:t>
      </w:r>
    </w:p>
    <w:p>
      <w:r>
        <w:t>"Buyers' Requirements" has the meaning set forth in Section 3.02(f).</w:t>
      </w:r>
    </w:p>
    <w:p>
      <w:r>
        <w:t>"Change" has the meaning set forth in Section 5.03(c)(2).</w:t>
      </w:r>
    </w:p>
    <w:p>
      <w:r>
        <w:t>"Composite Component" has the meaning set forth in Section S.03(b).</w:t>
      </w:r>
    </w:p>
    <w:p>
      <w:r>
        <w:t>“Confidential Information" has the meaning set forth in Section 13.05.</w:t>
      </w:r>
    </w:p>
    <w:p>
      <w:r>
        <w:t>"Contract Year" has the meaning set forth in Section 3.02(b).</w:t>
      </w:r>
    </w:p>
    <w:p>
      <w:r>
        <w:t>''Delivery Obligation" has the meaning set forth in Section 3.02(t).</w:t>
      </w:r>
    </w:p>
    <w:p>
      <w:r>
        <w:t>"Depletion Fee" has the meaning set forth in Section 5.03(e).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"Disclosing Party" has the meaning set forth in Section 13.05.</w:t>
      </w:r>
    </w:p>
    <w:p>
      <w:r>
        <w:t>"Effective Date" has the meaning set forth in the Preamble to this Agreement.</w:t>
      </w:r>
    </w:p>
    <w:p>
      <w:r>
        <w:t>"Ending Target Inventory" has the meaning set forth in Section 3.02(e).</w:t>
      </w:r>
    </w:p>
    <w:p>
      <w:r>
        <w:t>"Escalated Components" has the meaning set forth in Section 5.02(b).</w:t>
      </w:r>
    </w:p>
    <w:p>
      <w:r>
        <w:t>"Excuse" has the meaning set forth in Section 8.0l(a).</w:t>
      </w:r>
    </w:p>
    <w:p/>
    <w:p/>
    <w:p>
      <w:r>
        <w:t>"Pinal Estimate" has the meaning set forth in Section 3.03(b).</w:t>
      </w:r>
    </w:p>
    <w:p>
      <w:r>
        <w:t>"Forecast Requirements" has the meaning set forth in Section 3.09(b).</w:t>
      </w:r>
    </w:p>
    <w:p>
      <w:r>
        <w:t>"High Sulfur Coal" has the meaning set forth in Section 5.06.</w:t>
      </w:r>
    </w:p>
    <w:p>
      <w:r>
        <w:t>"Initial Estimate" bas the meaning set forth in Section 3.03(a).</w:t>
      </w:r>
    </w:p>
    <w:p>
      <w:r>
        <w:t>"Joint Task Force" has the meaning set forth in Section 4.08.</w:t>
      </w:r>
    </w:p>
    <w:p>
      <w:r>
        <w:t>"Labor &amp; Benefits" has the meaning set forth in Section 5.03(b).</w:t>
      </w:r>
    </w:p>
    <w:p>
      <w:r>
        <w:t>"Law" has the meaning set forth in Section 5.03(c).</w:t>
      </w:r>
    </w:p>
    <w:p>
      <w:r>
        <w:t>"Low Sulfur Coal" has the meaning set forth in Section 5.06.</w:t>
      </w:r>
    </w:p>
    <w:p>
      <w:r>
        <w:t>"Make Up Limit Chart" shall mean the chart in Section 3.09(d).</w:t>
      </w:r>
    </w:p>
    <w:p>
      <w:r>
        <w:t>"Materials and Supplies" has the meaning set forth in Section 5.03(b).</w:t>
      </w:r>
    </w:p>
    <w:p>
      <w:r>
        <w:t>"Medical" has the meaning set forth in Section 5.03(b).</w:t>
      </w:r>
    </w:p>
    <w:p>
      <w:r>
        <w:t>"Mine" has the meaning set forth in Section 2.01.</w:t>
      </w:r>
    </w:p>
    <w:p>
      <w:r>
        <w:t>"MMBTU" means one-million British thermal units.</w:t>
      </w:r>
    </w:p>
    <w:p>
      <w:r>
        <w:t>"Net ROT' has the meaning set forth in Section 3.02(f).</w:t>
      </w:r>
    </w:p>
    <w:p>
      <w:r>
        <w:t>"Offsite Coal" has the meaning set forth in Section 3.02(f).</w:t>
      </w:r>
    </w:p>
    <w:p>
      <w:r>
        <w:t>"Over MMBTU" has the meaning set forth in Section 3.04(c).</w:t>
      </w:r>
    </w:p>
    <w:p>
      <w:r>
        <w:t>"Party'' or "Parties" has the meaning set forth in the preamble of this</w:t>
      </w:r>
    </w:p>
    <w:p>
      <w:r>
        <w:t>Agreement.</w:t>
      </w:r>
    </w:p>
    <w:p>
      <w:r>
        <w:t>"Pass-Through Component" has the meaning set forth in Section 5.02(b).</w:t>
      </w:r>
    </w:p>
    <w:p>
      <w:r>
        <w:t>"Plant" has the meaning set forth in the Recitals of this Agreement.</w:t>
      </w:r>
    </w:p>
    <w:p>
      <w:r>
        <w:t>"Plant Tons" has the meaning set forth in Section 3.02(f).</w:t>
      </w:r>
    </w:p>
    <w:p>
      <w:r>
        <w:t>"Point of Delivery" has the meaning set forth in Section 3.06.</w:t>
      </w:r>
    </w:p>
    <w:p>
      <w:r>
        <w:t>"Predelivery Tons" has the meaning set forth in Section 3.04(b) .</w:t>
      </w:r>
    </w:p>
    <w:p>
      <w:r>
        <w:t>"Prior Contract Year Predelivery Tons" has the meaning set forth in Section</w:t>
      </w:r>
    </w:p>
    <w:p>
      <w:r>
        <w:t>3.02(t).</w:t>
      </w:r>
    </w:p>
    <w:p>
      <w:r>
        <w:t>''Prior Contract Year Shortfall Tons" has the meaning set forth in Section</w:t>
      </w:r>
    </w:p>
    <w:p>
      <w:r>
        <w:t>3.02(t).</w:t>
      </w:r>
    </w:p>
    <w:p>
      <w:r>
        <w:t>''Purchase Price" bas the meaning set forth in Section 5.03(a).</w:t>
      </w:r>
    </w:p>
    <w:p>
      <w:r>
        <w:t>"Receiving Facilities" has the meaning set forth in Section 3.09(a).</w:t>
      </w:r>
    </w:p>
    <w:p>
      <w:r>
        <w:t>"Receiving Party'' has the meaning set forth in Section 13.05.</w:t>
      </w:r>
    </w:p>
    <w:p>
      <w:r>
        <w:t>"Reliability" has the meaning set forth in Section 3.09(b).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"RDT' or "Reliability Deficiency Tonnage" has the meaning set forth in Section</w:t>
      </w:r>
    </w:p>
    <w:p>
      <w:r>
        <w:t>3.09(b).</w:t>
      </w:r>
    </w:p>
    <w:p>
      <w:r>
        <w:t>"Reliability Deficiency Tonnage Chart" is the chart located in Section 3.09(b).</w:t>
      </w:r>
    </w:p>
    <w:p>
      <w:r>
        <w:t>"Requirements" has the meaning set forth in Section 3.02(f).</w:t>
      </w:r>
    </w:p>
    <w:p>
      <w:r>
        <w:t>"Seller" has the meaning set forth in the preamble of this Agreement.</w:t>
      </w:r>
    </w:p>
    <w:p>
      <w:r>
        <w:t>"Shortfall Tons" has the meaning set forth in Section 3.04(a).</w:t>
      </w:r>
    </w:p>
    <w:p>
      <w:r>
        <w:t>"SO2” means sulfur dioxide.</w:t>
      </w:r>
    </w:p>
    <w:p>
      <w:r>
        <w:t>"Stub Year" has the meaning set forth in Section 3.02(b).</w:t>
      </w:r>
    </w:p>
    <w:p>
      <w:r>
        <w:t>''Tier 1" has the meaning set forth in Section 5.02(a).</w:t>
      </w:r>
    </w:p>
    <w:p>
      <w:r>
        <w:t>‘'Tier 2" has the meaning set forth in Section 5.02(a).</w:t>
      </w:r>
    </w:p>
    <w:p>
      <w:r>
        <w:t>''Term" has the meaning set forth in Article I.</w:t>
      </w:r>
    </w:p>
    <w:p>
      <w:r>
        <w:t>''Test Burn" has the meaning set forth in Section 3.02(f).</w:t>
      </w:r>
    </w:p>
    <w:p>
      <w:r>
        <w:t>''Ton" has the meaning set forth in Section 3.01.</w:t>
      </w:r>
    </w:p>
    <w:p>
      <w:r>
        <w:t>''Total Mined Cost/ton for 9600 Btu/lb Coal" has the meaning set forth in</w:t>
      </w:r>
    </w:p>
    <w:p>
      <w:r>
        <w:t>Section 5.07.</w:t>
      </w:r>
    </w:p>
    <w:p>
      <w:r>
        <w:t>'Two-Stream Delivery'' has the meaning set forth in Recitals.</w:t>
      </w:r>
    </w:p>
    <w:p>
      <w:r>
        <w:t>"Under MMBTU" has the meaning set forth in Section 3.04(c).</w:t>
      </w:r>
    </w:p>
    <w:p>
      <w:r>
        <w:t>"Variance Month" has the meaning set forth in Section 4.0l(e).</w:t>
      </w:r>
    </w:p>
    <w:p>
      <w:r>
        <w:t>"Wyoming Ad Valorem Tax" has the meaning set forth in Section 5.03(d)(3).</w:t>
      </w:r>
    </w:p>
    <w:p>
      <w:r>
        <w:t>"Wyoming Severance Tax" has the meaning set forth in Section 5.03(d)(3).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