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GreenLeaf Marketplace</w:t>
      </w:r>
    </w:p>
    <w:p>
      <w:pPr>
        <w:spacing w:after="200"/>
        <w:jc w:val="center"/>
      </w:pPr>
      <w:r>
        <w:t xml:space="preserve">Effective Date: December 10, 2025</w:t>
      </w:r>
    </w:p>
    <w:p>
      <w:pPr>
        <w:spacing w:after="400"/>
      </w:pPr>
    </w:p>
    <w:p>
      <w:pPr>
        <w:pStyle w:val="Heading2"/>
        <w:spacing w:after="200"/>
      </w:pPr>
      <w:r>
        <w:t xml:space="preserve">1. Acceptance of Terms</w:t>
      </w:r>
    </w:p>
    <w:p>
      <w:pPr>
        <w:spacing w:after="200"/>
      </w:pPr>
      <w:r>
        <w:t xml:space="preserve">By accessing or using the online marketplace for sustainable goods provided by GreenLeaf Marketplace ("Company," "we," "us," or "our") through greenleafmarket.com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GreenLeaf Marketplace provides a online marketplace for sustainable goods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GreenLeaf Marketplace and its licensors. The Service is protected by copyright, trademark, and other laws of both the United States and foreign countries. Our trademarks and trade dress may not be used in connection with any product or service without the prior written consent of GreenLeaf Marketplace.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GreenLeaf Marketplace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greenleafmarket.com/privacy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GREENLEAF MARKETPLACE,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GreenLeaf Marketplace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 xml:space="preserve">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w:t>
      </w:r>
      <w:del w:id="100" w:author="Managed Agents Demo" w:date="2026-05-29T16:04:10Z">
        <w:r>
          <w:delText xml:space="preserve">its Commercial Arbitration Rules</w:delText>
        </w:r>
      </w:del>
      <w:ins w:id="101" w:author="Managed Agents Demo" w:date="2026-05-29T16:04:10Z">
        <w:r>
          <w:t xml:space="preserve">its Commercial Arbitration Rules (2024)</w:t>
        </w:r>
      </w:ins>
      <w:r>
        <w:t xml:space="preserve">.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legal@greenleafmarket.com or write to GreenLeaf Marketplace,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GreenLeaf Marketplace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2026-03-24T23:53:47.939Z</dcterms:created>
  <dcterms:modified xsi:type="dcterms:W3CDTF">2026-03-24T23:53:47.939Z</dcterms:modified>
</cp:coreProperties>
</file>

<file path=docProps/custom.xml><?xml version="1.0" encoding="utf-8"?>
<Properties xmlns="http://schemas.openxmlformats.org/officeDocument/2006/custom-properties" xmlns:vt="http://schemas.openxmlformats.org/officeDocument/2006/docPropsVTypes"/>
</file>